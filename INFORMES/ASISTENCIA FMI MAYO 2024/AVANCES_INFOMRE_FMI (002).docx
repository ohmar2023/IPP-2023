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AD811" w14:textId="77777777" w:rsidR="00AB5A46" w:rsidRDefault="00406787" w:rsidP="00AB5A46">
      <w:r w:rsidRPr="00406787">
        <w:rPr>
          <w:noProof/>
          <w:lang w:eastAsia="es-EC"/>
        </w:rPr>
        <w:drawing>
          <wp:anchor distT="0" distB="0" distL="114300" distR="114300" simplePos="0" relativeHeight="251669504" behindDoc="1" locked="0" layoutInCell="1" allowOverlap="1" wp14:anchorId="02944921" wp14:editId="0DC61FE7">
            <wp:simplePos x="0" y="0"/>
            <wp:positionH relativeFrom="page">
              <wp:align>left</wp:align>
            </wp:positionH>
            <wp:positionV relativeFrom="margin">
              <wp:posOffset>-893169</wp:posOffset>
            </wp:positionV>
            <wp:extent cx="7562051" cy="10688547"/>
            <wp:effectExtent l="0" t="0" r="127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7"/>
                    </a:xfrm>
                    <a:prstGeom prst="rect">
                      <a:avLst/>
                    </a:prstGeom>
                  </pic:spPr>
                </pic:pic>
              </a:graphicData>
            </a:graphic>
            <wp14:sizeRelH relativeFrom="page">
              <wp14:pctWidth>0</wp14:pctWidth>
            </wp14:sizeRelH>
            <wp14:sizeRelV relativeFrom="page">
              <wp14:pctHeight>0</wp14:pctHeight>
            </wp14:sizeRelV>
          </wp:anchor>
        </w:drawing>
      </w:r>
      <w:r w:rsidRPr="00406787">
        <w:rPr>
          <w:noProof/>
          <w:lang w:eastAsia="es-EC"/>
        </w:rPr>
        <mc:AlternateContent>
          <mc:Choice Requires="wps">
            <w:drawing>
              <wp:anchor distT="0" distB="0" distL="114300" distR="114300" simplePos="0" relativeHeight="251670528" behindDoc="0" locked="0" layoutInCell="1" allowOverlap="1" wp14:anchorId="04C29B25" wp14:editId="38C683BA">
                <wp:simplePos x="0" y="0"/>
                <wp:positionH relativeFrom="column">
                  <wp:posOffset>-480695</wp:posOffset>
                </wp:positionH>
                <wp:positionV relativeFrom="paragraph">
                  <wp:posOffset>5815965</wp:posOffset>
                </wp:positionV>
                <wp:extent cx="4109085" cy="1431235"/>
                <wp:effectExtent l="0" t="0" r="7620" b="0"/>
                <wp:wrapNone/>
                <wp:docPr id="5" name="Cuadro de texto 5"/>
                <wp:cNvGraphicFramePr/>
                <a:graphic xmlns:a="http://schemas.openxmlformats.org/drawingml/2006/main">
                  <a:graphicData uri="http://schemas.microsoft.com/office/word/2010/wordprocessingShape">
                    <wps:wsp>
                      <wps:cNvSpPr txBox="1"/>
                      <wps:spPr>
                        <a:xfrm>
                          <a:off x="0" y="0"/>
                          <a:ext cx="4109085" cy="1431235"/>
                        </a:xfrm>
                        <a:prstGeom prst="rect">
                          <a:avLst/>
                        </a:prstGeom>
                        <a:noFill/>
                        <a:ln w="6350">
                          <a:noFill/>
                        </a:ln>
                      </wps:spPr>
                      <wps:txbx>
                        <w:txbxContent>
                          <w:p w14:paraId="5DAA4F90" w14:textId="77777777" w:rsidR="00406787" w:rsidRPr="004901CD" w:rsidRDefault="00406787" w:rsidP="00406787">
                            <w:pPr>
                              <w:jc w:val="center"/>
                              <w:rPr>
                                <w:rFonts w:ascii="Century Gothic" w:hAnsi="Century Gothic"/>
                                <w:color w:val="505A64"/>
                                <w:sz w:val="56"/>
                                <w:szCs w:val="56"/>
                                <w:lang w:val="es-ES"/>
                              </w:rPr>
                            </w:pPr>
                            <w:r>
                              <w:rPr>
                                <w:rFonts w:ascii="Century Gothic" w:hAnsi="Century Gothic"/>
                                <w:color w:val="505A64"/>
                                <w:sz w:val="56"/>
                                <w:szCs w:val="56"/>
                                <w:lang w:val="es-ES"/>
                              </w:rPr>
                              <w:t xml:space="preserve">Informe de avances en el diseño </w:t>
                            </w:r>
                            <w:proofErr w:type="spellStart"/>
                            <w:r>
                              <w:rPr>
                                <w:rFonts w:ascii="Century Gothic" w:hAnsi="Century Gothic"/>
                                <w:color w:val="505A64"/>
                                <w:sz w:val="56"/>
                                <w:szCs w:val="56"/>
                                <w:lang w:val="es-ES"/>
                              </w:rPr>
                              <w:t>muestral</w:t>
                            </w:r>
                            <w:proofErr w:type="spellEnd"/>
                            <w:r>
                              <w:rPr>
                                <w:rFonts w:ascii="Century Gothic" w:hAnsi="Century Gothic"/>
                                <w:color w:val="505A64"/>
                                <w:sz w:val="56"/>
                                <w:szCs w:val="56"/>
                                <w:lang w:val="es-ES"/>
                              </w:rPr>
                              <w:t xml:space="preserve"> CAB - SIPP </w:t>
                            </w:r>
                          </w:p>
                          <w:p w14:paraId="69BB3D19" w14:textId="77777777" w:rsidR="00406787" w:rsidRPr="004901CD" w:rsidRDefault="00406787" w:rsidP="00406787">
                            <w:pPr>
                              <w:jc w:val="center"/>
                              <w:rPr>
                                <w:rFonts w:ascii="Century Gothic" w:hAnsi="Century Gothic"/>
                                <w:color w:val="505A64"/>
                                <w:sz w:val="56"/>
                                <w:szCs w:val="56"/>
                                <w:lang w:val="es-ES"/>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C29B25" id="_x0000_t202" coordsize="21600,21600" o:spt="202" path="m,l,21600r21600,l21600,xe">
                <v:stroke joinstyle="miter"/>
                <v:path gradientshapeok="t" o:connecttype="rect"/>
              </v:shapetype>
              <v:shape id="Cuadro de texto 5" o:spid="_x0000_s1026" type="#_x0000_t202" style="position:absolute;margin-left:-37.85pt;margin-top:457.95pt;width:323.55pt;height:112.7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" filled="f" stroked="f" strokeweight=".5pt">
                <v:textbox inset="0,0,0,0">
                  <w:txbxContent>
                    <w:p w14:paraId="5DAA4F90" w14:textId="77777777" w:rsidR="00406787" w:rsidRPr="004901CD" w:rsidRDefault="00406787" w:rsidP="00406787">
                      <w:pPr>
                        <w:jc w:val="center"/>
                        <w:rPr>
                          <w:rFonts w:ascii="Century Gothic" w:hAnsi="Century Gothic"/>
                          <w:color w:val="505A64"/>
                          <w:sz w:val="56"/>
                          <w:szCs w:val="56"/>
                          <w:lang w:val="es-ES"/>
                        </w:rPr>
                      </w:pPr>
                      <w:r>
                        <w:rPr>
                          <w:rFonts w:ascii="Century Gothic" w:hAnsi="Century Gothic"/>
                          <w:color w:val="505A64"/>
                          <w:sz w:val="56"/>
                          <w:szCs w:val="56"/>
                          <w:lang w:val="es-ES"/>
                        </w:rPr>
                        <w:t xml:space="preserve">Informe de avances en el diseño </w:t>
                      </w:r>
                      <w:proofErr w:type="spellStart"/>
                      <w:r>
                        <w:rPr>
                          <w:rFonts w:ascii="Century Gothic" w:hAnsi="Century Gothic"/>
                          <w:color w:val="505A64"/>
                          <w:sz w:val="56"/>
                          <w:szCs w:val="56"/>
                          <w:lang w:val="es-ES"/>
                        </w:rPr>
                        <w:t>muestral</w:t>
                      </w:r>
                      <w:proofErr w:type="spellEnd"/>
                      <w:r>
                        <w:rPr>
                          <w:rFonts w:ascii="Century Gothic" w:hAnsi="Century Gothic"/>
                          <w:color w:val="505A64"/>
                          <w:sz w:val="56"/>
                          <w:szCs w:val="56"/>
                          <w:lang w:val="es-ES"/>
                        </w:rPr>
                        <w:t xml:space="preserve"> CAB - SIPP </w:t>
                      </w:r>
                    </w:p>
                    <w:p w14:paraId="69BB3D19" w14:textId="77777777" w:rsidR="00406787" w:rsidRPr="004901CD" w:rsidRDefault="00406787" w:rsidP="00406787">
                      <w:pPr>
                        <w:jc w:val="center"/>
                        <w:rPr>
                          <w:rFonts w:ascii="Century Gothic" w:hAnsi="Century Gothic"/>
                          <w:color w:val="505A64"/>
                          <w:sz w:val="56"/>
                          <w:szCs w:val="56"/>
                          <w:lang w:val="es-ES"/>
                        </w:rPr>
                      </w:pPr>
                    </w:p>
                  </w:txbxContent>
                </v:textbox>
              </v:shape>
            </w:pict>
          </mc:Fallback>
        </mc:AlternateContent>
      </w:r>
    </w:p>
    <w:p w14:paraId="05EFC884" w14:textId="77777777" w:rsidR="00AB5A46" w:rsidRDefault="00AB5A46" w:rsidP="00AB5A46"/>
    <w:p w14:paraId="5AEC163D" w14:textId="77777777" w:rsidR="00AB5A46" w:rsidRDefault="00AB5A46" w:rsidP="00AB5A46"/>
    <w:p w14:paraId="2E1E1B65" w14:textId="77777777" w:rsidR="00AB5A46" w:rsidRDefault="00AB5A46" w:rsidP="00AB5A46"/>
    <w:p w14:paraId="540DC77C" w14:textId="77777777" w:rsidR="00AB5A46" w:rsidRDefault="00AB5A46" w:rsidP="00AB5A46"/>
    <w:p w14:paraId="2FAAB910" w14:textId="77777777" w:rsidR="00AB5A46" w:rsidRDefault="00AB5A46" w:rsidP="00AB5A46"/>
    <w:p w14:paraId="438A6C8F" w14:textId="77777777" w:rsidR="00AB5A46" w:rsidRDefault="00AB5A46" w:rsidP="00AB5A46"/>
    <w:p w14:paraId="30738A4F" w14:textId="77777777" w:rsidR="00AB5A46" w:rsidRDefault="00AB5A46" w:rsidP="00AB5A46"/>
    <w:p w14:paraId="5B8DC2CD" w14:textId="77777777" w:rsidR="00AB5A46" w:rsidRDefault="00AB5A46" w:rsidP="00AB5A46"/>
    <w:p w14:paraId="687724F6" w14:textId="77777777" w:rsidR="00AB5A46" w:rsidRDefault="00AB5A46" w:rsidP="00AB5A46"/>
    <w:p w14:paraId="3DD1E030" w14:textId="77777777" w:rsidR="00AB5A46" w:rsidRDefault="00AB5A46" w:rsidP="00AB5A46"/>
    <w:p w14:paraId="37925DB7" w14:textId="77777777" w:rsidR="00AB5A46" w:rsidRPr="005C23E6" w:rsidRDefault="00AB5A46" w:rsidP="00AB5A46">
      <w:pPr>
        <w:rPr>
          <w:color w:val="505A64"/>
        </w:rPr>
      </w:pPr>
    </w:p>
    <w:p w14:paraId="05220BE0" w14:textId="77777777" w:rsidR="00AB5A46" w:rsidRPr="005C23E6" w:rsidRDefault="00AB5A46" w:rsidP="00AB5A46">
      <w:pPr>
        <w:rPr>
          <w:color w:val="505A64"/>
        </w:rPr>
      </w:pPr>
    </w:p>
    <w:p w14:paraId="062E546A" w14:textId="77777777" w:rsidR="00AB5A46" w:rsidRPr="005C23E6" w:rsidRDefault="00AB5A46" w:rsidP="00AB5A46">
      <w:pPr>
        <w:rPr>
          <w:color w:val="505A64"/>
        </w:rPr>
      </w:pPr>
    </w:p>
    <w:p w14:paraId="3A691749" w14:textId="77777777" w:rsidR="00AB5A46" w:rsidRPr="005C23E6" w:rsidRDefault="00AB5A46" w:rsidP="00AB5A46">
      <w:pPr>
        <w:rPr>
          <w:color w:val="505A64"/>
        </w:rPr>
      </w:pPr>
    </w:p>
    <w:p w14:paraId="6CAF2EDF" w14:textId="77777777" w:rsidR="00AB5A46" w:rsidRPr="005C23E6" w:rsidRDefault="004901CD" w:rsidP="004901CD">
      <w:pPr>
        <w:tabs>
          <w:tab w:val="left" w:pos="3031"/>
        </w:tabs>
        <w:rPr>
          <w:color w:val="505A64"/>
        </w:rPr>
      </w:pPr>
      <w:r>
        <w:rPr>
          <w:color w:val="505A64"/>
        </w:rPr>
        <w:tab/>
      </w:r>
    </w:p>
    <w:p w14:paraId="17A61BAC" w14:textId="77777777" w:rsidR="00AB5A46" w:rsidRPr="005C23E6" w:rsidRDefault="00AB5A46" w:rsidP="00AB5A46">
      <w:pPr>
        <w:rPr>
          <w:color w:val="505A64"/>
        </w:rPr>
      </w:pPr>
    </w:p>
    <w:p w14:paraId="5A80564C" w14:textId="77777777" w:rsidR="00AB5A46" w:rsidRPr="005C23E6" w:rsidRDefault="00AB5A46" w:rsidP="00AB5A46">
      <w:pPr>
        <w:rPr>
          <w:color w:val="505A64"/>
        </w:rPr>
      </w:pPr>
    </w:p>
    <w:p w14:paraId="087B8006" w14:textId="77777777" w:rsidR="00AB5A46" w:rsidRPr="005C23E6" w:rsidRDefault="00AB5A46" w:rsidP="00AB5A46">
      <w:pPr>
        <w:rPr>
          <w:color w:val="505A64"/>
        </w:rPr>
      </w:pPr>
    </w:p>
    <w:p w14:paraId="04EB1490" w14:textId="77777777" w:rsidR="00AB5A46" w:rsidRPr="005C23E6" w:rsidRDefault="00AB5A46" w:rsidP="00AB5A46">
      <w:pPr>
        <w:rPr>
          <w:color w:val="505A64"/>
        </w:rPr>
      </w:pPr>
    </w:p>
    <w:p w14:paraId="49809C7F" w14:textId="77777777" w:rsidR="00AB5A46" w:rsidRPr="005C23E6" w:rsidRDefault="00AB5A46" w:rsidP="00AB5A46">
      <w:pPr>
        <w:rPr>
          <w:color w:val="505A64"/>
        </w:rPr>
      </w:pPr>
    </w:p>
    <w:p w14:paraId="66009937" w14:textId="77777777" w:rsidR="00AB5A46" w:rsidRPr="005C23E6" w:rsidRDefault="00AB5A46" w:rsidP="00AB5A46">
      <w:pPr>
        <w:rPr>
          <w:color w:val="505A64"/>
        </w:rPr>
      </w:pPr>
    </w:p>
    <w:p w14:paraId="4002AE18" w14:textId="77777777" w:rsidR="00AB5A46" w:rsidRPr="005C23E6" w:rsidRDefault="00AB5A46" w:rsidP="00AB5A46">
      <w:pPr>
        <w:rPr>
          <w:color w:val="505A64"/>
        </w:rPr>
      </w:pPr>
    </w:p>
    <w:p w14:paraId="41DDA3C3" w14:textId="77777777" w:rsidR="00AB5A46" w:rsidRPr="005C23E6" w:rsidRDefault="00AB5A46" w:rsidP="00AB5A46">
      <w:pPr>
        <w:rPr>
          <w:color w:val="505A64"/>
        </w:rPr>
      </w:pPr>
    </w:p>
    <w:p w14:paraId="6EE04FE5" w14:textId="77777777" w:rsidR="00AB5A46" w:rsidRDefault="00AB5A46" w:rsidP="00AB5A46"/>
    <w:p w14:paraId="2E65FF26" w14:textId="77777777" w:rsidR="00AB5A46" w:rsidRDefault="00AB5A46" w:rsidP="00AB5A46"/>
    <w:p w14:paraId="19FA317E" w14:textId="77777777" w:rsidR="00AB5A46" w:rsidRDefault="00AB5A46" w:rsidP="00AB5A46"/>
    <w:p w14:paraId="2E497CB3" w14:textId="77777777" w:rsidR="00AB5A46" w:rsidRDefault="00AB5A46" w:rsidP="00AB5A46"/>
    <w:p w14:paraId="5441B545" w14:textId="77777777" w:rsidR="00AB5A46" w:rsidRDefault="00AB5A46" w:rsidP="00AB5A46"/>
    <w:p w14:paraId="77D3F486" w14:textId="77777777" w:rsidR="00AB5A46" w:rsidRDefault="00AB5A46" w:rsidP="00AB5A46"/>
    <w:p w14:paraId="1958BE6E" w14:textId="77777777" w:rsidR="00AB5A46" w:rsidRDefault="00AB5A46" w:rsidP="00AB5A46"/>
    <w:p w14:paraId="7C8E3E46" w14:textId="77777777" w:rsidR="00AB5A46" w:rsidRDefault="00AB5A46" w:rsidP="00AB5A46"/>
    <w:p w14:paraId="77F80C19" w14:textId="77777777" w:rsidR="00AB5A46" w:rsidRDefault="00AB5A46" w:rsidP="00AB5A46"/>
    <w:p w14:paraId="01F500EA" w14:textId="77777777" w:rsidR="00AB5A46" w:rsidRDefault="00AB5A46" w:rsidP="00AB5A46"/>
    <w:p w14:paraId="2F30BECA" w14:textId="77777777" w:rsidR="00AB5A46" w:rsidRDefault="00AB5A46" w:rsidP="00AB5A46"/>
    <w:p w14:paraId="7C14248C" w14:textId="77777777" w:rsidR="00AB5A46" w:rsidRDefault="00AB5A46" w:rsidP="00AB5A46"/>
    <w:p w14:paraId="2BCB058C" w14:textId="77777777" w:rsidR="00AB5A46" w:rsidRDefault="00AB5A46" w:rsidP="00AB5A46"/>
    <w:p w14:paraId="26A09AE9" w14:textId="77777777" w:rsidR="00AB5A46" w:rsidRDefault="00AB5A46" w:rsidP="00AB5A46"/>
    <w:p w14:paraId="7A63A852" w14:textId="77777777" w:rsidR="00AB5A46" w:rsidRDefault="00AB5A46" w:rsidP="00AB5A46"/>
    <w:p w14:paraId="5C3D3D29" w14:textId="77777777" w:rsidR="00AB5A46" w:rsidRDefault="00AB5A46" w:rsidP="00AB5A46"/>
    <w:p w14:paraId="346032F9" w14:textId="77777777" w:rsidR="00AB5A46" w:rsidRDefault="00406787" w:rsidP="00AB5A46">
      <w:r w:rsidRPr="00406787">
        <w:rPr>
          <w:noProof/>
          <w:lang w:eastAsia="es-EC"/>
        </w:rPr>
        <mc:AlternateContent>
          <mc:Choice Requires="wps">
            <w:drawing>
              <wp:anchor distT="0" distB="0" distL="114300" distR="114300" simplePos="0" relativeHeight="251671552" behindDoc="0" locked="0" layoutInCell="1" allowOverlap="1" wp14:anchorId="78C173BF" wp14:editId="30826158">
                <wp:simplePos x="0" y="0"/>
                <wp:positionH relativeFrom="column">
                  <wp:posOffset>317969</wp:posOffset>
                </wp:positionH>
                <wp:positionV relativeFrom="paragraph">
                  <wp:posOffset>14136</wp:posOffset>
                </wp:positionV>
                <wp:extent cx="4313583" cy="657225"/>
                <wp:effectExtent l="0" t="0" r="10795" b="9525"/>
                <wp:wrapNone/>
                <wp:docPr id="6" name="Cuadro de texto 6"/>
                <wp:cNvGraphicFramePr/>
                <a:graphic xmlns:a="http://schemas.openxmlformats.org/drawingml/2006/main">
                  <a:graphicData uri="http://schemas.microsoft.com/office/word/2010/wordprocessingShape">
                    <wps:wsp>
                      <wps:cNvSpPr txBox="1"/>
                      <wps:spPr>
                        <a:xfrm>
                          <a:off x="0" y="0"/>
                          <a:ext cx="4313583" cy="657225"/>
                        </a:xfrm>
                        <a:prstGeom prst="rect">
                          <a:avLst/>
                        </a:prstGeom>
                        <a:noFill/>
                        <a:ln w="6350">
                          <a:noFill/>
                        </a:ln>
                      </wps:spPr>
                      <wps:txbx>
                        <w:txbxContent>
                          <w:p w14:paraId="26B7090D" w14:textId="64782EB6" w:rsidR="00406787" w:rsidRPr="00280EFB" w:rsidRDefault="007A0254" w:rsidP="00406787">
                            <w:pPr>
                              <w:rPr>
                                <w:rFonts w:ascii="Century Gothic" w:hAnsi="Century Gothic"/>
                                <w:color w:val="505A64"/>
                                <w:sz w:val="44"/>
                                <w:szCs w:val="80"/>
                                <w:lang w:val="es-ES"/>
                              </w:rPr>
                            </w:pPr>
                            <w:r>
                              <w:rPr>
                                <w:rFonts w:ascii="Century Gothic" w:hAnsi="Century Gothic"/>
                                <w:color w:val="505A64"/>
                                <w:sz w:val="44"/>
                                <w:szCs w:val="80"/>
                                <w:lang w:val="es-ES"/>
                              </w:rPr>
                              <w:t>DINEM – MUESTREO</w:t>
                            </w:r>
                            <w:r w:rsidR="00406787">
                              <w:rPr>
                                <w:rFonts w:ascii="Century Gothic" w:hAnsi="Century Gothic"/>
                                <w:color w:val="505A64"/>
                                <w:sz w:val="44"/>
                                <w:szCs w:val="80"/>
                                <w:lang w:val="es-ES"/>
                              </w:rPr>
                              <w:t xml:space="preserve"> </w:t>
                            </w:r>
                            <w:r w:rsidR="00406787" w:rsidRPr="00280EFB">
                              <w:rPr>
                                <w:rFonts w:ascii="Century Gothic" w:hAnsi="Century Gothic"/>
                                <w:color w:val="505A64"/>
                                <w:sz w:val="44"/>
                                <w:szCs w:val="80"/>
                                <w:lang w:val="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173BF" id="Cuadro de texto 6" o:spid="_x0000_s1027" type="#_x0000_t202" style="position:absolute;margin-left:25.05pt;margin-top:1.1pt;width:339.65pt;height: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" filled="f" stroked="f" strokeweight=".5pt">
                <v:textbox inset="0,0,0,0">
                  <w:txbxContent>
                    <w:p w14:paraId="26B7090D" w14:textId="64782EB6" w:rsidR="00406787" w:rsidRPr="00280EFB" w:rsidRDefault="007A0254" w:rsidP="00406787">
                      <w:pPr>
                        <w:rPr>
                          <w:rFonts w:ascii="Century Gothic" w:hAnsi="Century Gothic"/>
                          <w:color w:val="505A64"/>
                          <w:sz w:val="44"/>
                          <w:szCs w:val="80"/>
                          <w:lang w:val="es-ES"/>
                        </w:rPr>
                      </w:pPr>
                      <w:r>
                        <w:rPr>
                          <w:rFonts w:ascii="Century Gothic" w:hAnsi="Century Gothic"/>
                          <w:color w:val="505A64"/>
                          <w:sz w:val="44"/>
                          <w:szCs w:val="80"/>
                          <w:lang w:val="es-ES"/>
                        </w:rPr>
                        <w:t>DINEM – MUESTREO</w:t>
                      </w:r>
                      <w:r w:rsidR="00406787">
                        <w:rPr>
                          <w:rFonts w:ascii="Century Gothic" w:hAnsi="Century Gothic"/>
                          <w:color w:val="505A64"/>
                          <w:sz w:val="44"/>
                          <w:szCs w:val="80"/>
                          <w:lang w:val="es-ES"/>
                        </w:rPr>
                        <w:t xml:space="preserve"> </w:t>
                      </w:r>
                      <w:r w:rsidR="00406787" w:rsidRPr="00280EFB">
                        <w:rPr>
                          <w:rFonts w:ascii="Century Gothic" w:hAnsi="Century Gothic"/>
                          <w:color w:val="505A64"/>
                          <w:sz w:val="44"/>
                          <w:szCs w:val="80"/>
                          <w:lang w:val="es-ES"/>
                        </w:rPr>
                        <w:t xml:space="preserve"> </w:t>
                      </w:r>
                    </w:p>
                  </w:txbxContent>
                </v:textbox>
              </v:shape>
            </w:pict>
          </mc:Fallback>
        </mc:AlternateContent>
      </w:r>
      <w:r w:rsidR="00AB5A46">
        <w:rPr>
          <w:rFonts w:ascii="Century Gothic" w:hAnsi="Century Gothic"/>
          <w:noProof/>
          <w:color w:val="505A64"/>
          <w:sz w:val="96"/>
          <w:szCs w:val="96"/>
          <w:lang w:eastAsia="es-EC"/>
        </w:rPr>
        <w:drawing>
          <wp:anchor distT="0" distB="0" distL="114300" distR="114300" simplePos="0" relativeHeight="251667456" behindDoc="0" locked="0" layoutInCell="1" allowOverlap="1" wp14:anchorId="4D13FD9D" wp14:editId="12F54E5F">
            <wp:simplePos x="0" y="0"/>
            <wp:positionH relativeFrom="column">
              <wp:posOffset>-285565</wp:posOffset>
            </wp:positionH>
            <wp:positionV relativeFrom="paragraph">
              <wp:posOffset>96334</wp:posOffset>
            </wp:positionV>
            <wp:extent cx="473745" cy="473745"/>
            <wp:effectExtent l="0" t="0" r="0" b="0"/>
            <wp:wrapThrough wrapText="bothSides">
              <wp:wrapPolygon edited="0">
                <wp:start x="579" y="0"/>
                <wp:lineTo x="0" y="1737"/>
                <wp:lineTo x="0" y="20847"/>
                <wp:lineTo x="20847" y="20847"/>
                <wp:lineTo x="20847" y="0"/>
                <wp:lineTo x="579"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73745" cy="473745"/>
                    </a:xfrm>
                    <a:prstGeom prst="rect">
                      <a:avLst/>
                    </a:prstGeom>
                  </pic:spPr>
                </pic:pic>
              </a:graphicData>
            </a:graphic>
            <wp14:sizeRelH relativeFrom="page">
              <wp14:pctWidth>0</wp14:pctWidth>
            </wp14:sizeRelH>
            <wp14:sizeRelV relativeFrom="page">
              <wp14:pctHeight>0</wp14:pctHeight>
            </wp14:sizeRelV>
          </wp:anchor>
        </w:drawing>
      </w:r>
    </w:p>
    <w:p w14:paraId="69905591" w14:textId="77777777" w:rsidR="00AB5A46" w:rsidRDefault="00AB5A46" w:rsidP="00AB5A46"/>
    <w:p w14:paraId="612F9715" w14:textId="77777777" w:rsidR="00AB5A46" w:rsidRDefault="00AB5A46" w:rsidP="00AB5A46"/>
    <w:p w14:paraId="79C3E0AF" w14:textId="77777777" w:rsidR="00AB5A46" w:rsidRDefault="00AB5A46" w:rsidP="00AB5A46">
      <w:r w:rsidRPr="005C23E6">
        <w:rPr>
          <w:noProof/>
          <w:color w:val="505A64"/>
          <w:lang w:eastAsia="es-EC"/>
        </w:rPr>
        <mc:AlternateContent>
          <mc:Choice Requires="wps">
            <w:drawing>
              <wp:anchor distT="0" distB="0" distL="114300" distR="114300" simplePos="0" relativeHeight="251664384" behindDoc="0" locked="0" layoutInCell="1" allowOverlap="1" wp14:anchorId="67CC6049" wp14:editId="2696BF31">
                <wp:simplePos x="0" y="0"/>
                <wp:positionH relativeFrom="column">
                  <wp:posOffset>-292000</wp:posOffset>
                </wp:positionH>
                <wp:positionV relativeFrom="paragraph">
                  <wp:posOffset>141605</wp:posOffset>
                </wp:positionV>
                <wp:extent cx="1650030" cy="369570"/>
                <wp:effectExtent l="0" t="0" r="1270" b="0"/>
                <wp:wrapNone/>
                <wp:docPr id="7" name="Cuadro de texto 7"/>
                <wp:cNvGraphicFramePr/>
                <a:graphic xmlns:a="http://schemas.openxmlformats.org/drawingml/2006/main">
                  <a:graphicData uri="http://schemas.microsoft.com/office/word/2010/wordprocessingShape">
                    <wps:wsp>
                      <wps:cNvSpPr txBox="1"/>
                      <wps:spPr>
                        <a:xfrm>
                          <a:off x="0" y="0"/>
                          <a:ext cx="1650030" cy="369570"/>
                        </a:xfrm>
                        <a:prstGeom prst="roundRect">
                          <a:avLst>
                            <a:gd name="adj" fmla="val 50000"/>
                          </a:avLst>
                        </a:prstGeom>
                        <a:gradFill>
                          <a:gsLst>
                            <a:gs pos="0">
                              <a:srgbClr val="0096FF"/>
                            </a:gs>
                            <a:gs pos="100000">
                              <a:srgbClr val="4A3FA3"/>
                            </a:gs>
                          </a:gsLst>
                          <a:lin ang="2700000" scaled="0"/>
                        </a:gradFill>
                        <a:ln w="6350">
                          <a:noFill/>
                        </a:ln>
                      </wps:spPr>
                      <wps:txbx>
                        <w:txbxContent>
                          <w:p w14:paraId="2CECA8B7" w14:textId="7D04949B" w:rsidR="00AB5A46" w:rsidRPr="005C23E6" w:rsidRDefault="004901CD" w:rsidP="00AB5A46">
                            <w:pPr>
                              <w:jc w:val="center"/>
                              <w:rPr>
                                <w:rFonts w:ascii="Century Gothic" w:hAnsi="Century Gothic"/>
                                <w:color w:val="FFFFFF" w:themeColor="background1"/>
                                <w:sz w:val="32"/>
                                <w:szCs w:val="44"/>
                                <w:lang w:val="es-ES"/>
                              </w:rPr>
                            </w:pPr>
                            <w:r>
                              <w:rPr>
                                <w:rFonts w:ascii="Century Gothic" w:hAnsi="Century Gothic"/>
                                <w:color w:val="FFFFFF" w:themeColor="background1"/>
                                <w:sz w:val="32"/>
                                <w:szCs w:val="44"/>
                                <w:lang w:val="es-ES"/>
                              </w:rPr>
                              <w:t>Abril</w:t>
                            </w:r>
                            <w:r w:rsidR="00AB5A46" w:rsidRPr="005C23E6">
                              <w:rPr>
                                <w:rFonts w:ascii="Century Gothic" w:hAnsi="Century Gothic"/>
                                <w:color w:val="FFFFFF" w:themeColor="background1"/>
                                <w:sz w:val="32"/>
                                <w:szCs w:val="44"/>
                                <w:lang w:val="es-ES"/>
                              </w:rPr>
                              <w:t>,</w:t>
                            </w:r>
                            <w:r>
                              <w:rPr>
                                <w:rFonts w:ascii="Century Gothic" w:hAnsi="Century Gothic"/>
                                <w:color w:val="FFFFFF" w:themeColor="background1"/>
                                <w:sz w:val="32"/>
                                <w:szCs w:val="44"/>
                                <w:lang w:val="es-ES"/>
                              </w:rPr>
                              <w:t xml:space="preserve"> 202</w:t>
                            </w:r>
                            <w:r w:rsidR="00BB0826">
                              <w:rPr>
                                <w:rFonts w:ascii="Century Gothic" w:hAnsi="Century Gothic"/>
                                <w:color w:val="FFFFFF" w:themeColor="background1"/>
                                <w:sz w:val="32"/>
                                <w:szCs w:val="44"/>
                                <w:lang w:val="es-E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C6049" id="Cuadro de texto 7" o:spid="_x0000_s1028" style="position:absolute;margin-left:-23pt;margin-top:11.15pt;width:129.9pt;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" fillcolor="#0096ff" stroked="f" strokeweight=".5pt">
                <v:fill color2="#4a3fa3" angle="45" focus="100%" type="gradient">
                  <o:fill v:ext="view" type="gradientUnscaled"/>
                </v:fill>
                <v:textbox inset="0,0,0,0">
                  <w:txbxContent>
                    <w:p w14:paraId="2CECA8B7" w14:textId="7D04949B" w:rsidR="00AB5A46" w:rsidRPr="005C23E6" w:rsidRDefault="004901CD" w:rsidP="00AB5A46">
                      <w:pPr>
                        <w:jc w:val="center"/>
                        <w:rPr>
                          <w:rFonts w:ascii="Century Gothic" w:hAnsi="Century Gothic"/>
                          <w:color w:val="FFFFFF" w:themeColor="background1"/>
                          <w:sz w:val="32"/>
                          <w:szCs w:val="44"/>
                          <w:lang w:val="es-ES"/>
                        </w:rPr>
                      </w:pPr>
                      <w:r>
                        <w:rPr>
                          <w:rFonts w:ascii="Century Gothic" w:hAnsi="Century Gothic"/>
                          <w:color w:val="FFFFFF" w:themeColor="background1"/>
                          <w:sz w:val="32"/>
                          <w:szCs w:val="44"/>
                          <w:lang w:val="es-ES"/>
                        </w:rPr>
                        <w:t>Abril</w:t>
                      </w:r>
                      <w:r w:rsidR="00AB5A46" w:rsidRPr="005C23E6">
                        <w:rPr>
                          <w:rFonts w:ascii="Century Gothic" w:hAnsi="Century Gothic"/>
                          <w:color w:val="FFFFFF" w:themeColor="background1"/>
                          <w:sz w:val="32"/>
                          <w:szCs w:val="44"/>
                          <w:lang w:val="es-ES"/>
                        </w:rPr>
                        <w:t>,</w:t>
                      </w:r>
                      <w:r>
                        <w:rPr>
                          <w:rFonts w:ascii="Century Gothic" w:hAnsi="Century Gothic"/>
                          <w:color w:val="FFFFFF" w:themeColor="background1"/>
                          <w:sz w:val="32"/>
                          <w:szCs w:val="44"/>
                          <w:lang w:val="es-ES"/>
                        </w:rPr>
                        <w:t xml:space="preserve"> 202</w:t>
                      </w:r>
                      <w:r w:rsidR="00BB0826">
                        <w:rPr>
                          <w:rFonts w:ascii="Century Gothic" w:hAnsi="Century Gothic"/>
                          <w:color w:val="FFFFFF" w:themeColor="background1"/>
                          <w:sz w:val="32"/>
                          <w:szCs w:val="44"/>
                          <w:lang w:val="es-ES"/>
                        </w:rPr>
                        <w:t>4</w:t>
                      </w:r>
                    </w:p>
                  </w:txbxContent>
                </v:textbox>
              </v:roundrect>
            </w:pict>
          </mc:Fallback>
        </mc:AlternateContent>
      </w:r>
    </w:p>
    <w:p w14:paraId="6A8F9487" w14:textId="77777777" w:rsidR="00AB5A46" w:rsidRDefault="00AB5A46" w:rsidP="00AB5A46"/>
    <w:p w14:paraId="21420218" w14:textId="77777777" w:rsidR="00AB5A46" w:rsidRDefault="00AB5A46" w:rsidP="00AB5A46"/>
    <w:p w14:paraId="7C5720A4" w14:textId="77777777" w:rsidR="00AB5A46" w:rsidRDefault="00AB5A46" w:rsidP="00AB5A46"/>
    <w:p w14:paraId="5914ABD5" w14:textId="77777777" w:rsidR="002566D6" w:rsidRDefault="002566D6" w:rsidP="002566D6">
      <w:pPr>
        <w:jc w:val="both"/>
        <w:rPr>
          <w:rFonts w:ascii="Century Gothic" w:hAnsi="Century Gothic"/>
          <w:bCs/>
          <w:color w:val="505A64"/>
        </w:rPr>
      </w:pPr>
    </w:p>
    <w:p w14:paraId="52BD0F31" w14:textId="77777777" w:rsidR="007A0254" w:rsidRDefault="007A0254" w:rsidP="007A0254">
      <w:pPr>
        <w:rPr>
          <w:rFonts w:asciiTheme="majorHAnsi" w:hAnsiTheme="majorHAnsi" w:cstheme="majorHAnsi"/>
          <w:b/>
          <w:lang w:val="es-MX"/>
        </w:rPr>
      </w:pPr>
      <w:r w:rsidRPr="0011063C">
        <w:rPr>
          <w:rFonts w:asciiTheme="majorHAnsi" w:hAnsiTheme="majorHAnsi" w:cstheme="majorHAnsi"/>
          <w:b/>
          <w:lang w:val="es-MX"/>
        </w:rPr>
        <w:t>Introducción</w:t>
      </w:r>
    </w:p>
    <w:p w14:paraId="39FCB127" w14:textId="77777777" w:rsidR="007A0254" w:rsidRDefault="007A0254" w:rsidP="007A0254">
      <w:pPr>
        <w:rPr>
          <w:rFonts w:asciiTheme="majorHAnsi" w:hAnsiTheme="majorHAnsi" w:cstheme="majorHAnsi"/>
          <w:b/>
          <w:lang w:val="es-MX"/>
        </w:rPr>
      </w:pPr>
    </w:p>
    <w:p w14:paraId="72FE67E2" w14:textId="77777777" w:rsidR="00B554B4" w:rsidRDefault="007A0254" w:rsidP="007A0254">
      <w:pPr>
        <w:jc w:val="both"/>
        <w:rPr>
          <w:rFonts w:asciiTheme="majorHAnsi" w:hAnsiTheme="majorHAnsi" w:cstheme="majorHAnsi"/>
          <w:lang w:val="es-MX"/>
        </w:rPr>
      </w:pPr>
      <w:r w:rsidRPr="005F1D91">
        <w:rPr>
          <w:rFonts w:asciiTheme="majorHAnsi" w:hAnsiTheme="majorHAnsi" w:cstheme="majorHAnsi"/>
          <w:lang w:val="es-MX"/>
        </w:rPr>
        <w:t xml:space="preserve">Una vez realizado el cálculo correspondiente del tamaño y selección de la muestra, cuya metodología se detalla en el “INFORME DE LOS AVANCES REALIZADOS CON RESPECTO A LA METODOLOGIA PARA EL DISEÑO MUESTRAL DEL NUEVO IPP”, el equipo DECON/CAB-SIPP levantó en campo la información </w:t>
      </w:r>
      <w:r>
        <w:rPr>
          <w:rFonts w:asciiTheme="majorHAnsi" w:hAnsiTheme="majorHAnsi" w:cstheme="majorHAnsi"/>
          <w:lang w:val="es-MX"/>
        </w:rPr>
        <w:t>necesaria de las empresas seleccionadas en la muestra. Cabe mencionar que el objetivo del plan piloto corresponde a recolectar el precio</w:t>
      </w:r>
      <w:r w:rsidRPr="005F1D91">
        <w:rPr>
          <w:rFonts w:asciiTheme="majorHAnsi" w:hAnsiTheme="majorHAnsi" w:cstheme="majorHAnsi"/>
          <w:lang w:val="es-MX"/>
        </w:rPr>
        <w:t xml:space="preserve"> </w:t>
      </w:r>
      <w:r>
        <w:rPr>
          <w:rFonts w:asciiTheme="majorHAnsi" w:hAnsiTheme="majorHAnsi" w:cstheme="majorHAnsi"/>
          <w:lang w:val="es-MX"/>
        </w:rPr>
        <w:t xml:space="preserve">de </w:t>
      </w:r>
      <w:r w:rsidRPr="005F1D91">
        <w:rPr>
          <w:rFonts w:asciiTheme="majorHAnsi" w:hAnsiTheme="majorHAnsi" w:cstheme="majorHAnsi"/>
          <w:lang w:val="es-MX"/>
        </w:rPr>
        <w:t>los productos que constan en su listado y que son objeto de estudio.</w:t>
      </w:r>
    </w:p>
    <w:p w14:paraId="63E5D234" w14:textId="77777777" w:rsidR="00B554B4" w:rsidRDefault="00B554B4" w:rsidP="007A0254">
      <w:pPr>
        <w:jc w:val="both"/>
        <w:rPr>
          <w:rFonts w:asciiTheme="majorHAnsi" w:hAnsiTheme="majorHAnsi" w:cstheme="majorHAnsi"/>
          <w:lang w:val="es-MX"/>
        </w:rPr>
      </w:pPr>
    </w:p>
    <w:p w14:paraId="2E2503A7" w14:textId="57D86AEE" w:rsidR="007A0254" w:rsidRDefault="00E42F0C" w:rsidP="007A0254">
      <w:pPr>
        <w:jc w:val="both"/>
        <w:rPr>
          <w:rFonts w:asciiTheme="majorHAnsi" w:hAnsiTheme="majorHAnsi" w:cstheme="majorHAnsi"/>
          <w:lang w:val="es-MX"/>
        </w:rPr>
      </w:pPr>
      <w:r>
        <w:rPr>
          <w:rFonts w:asciiTheme="majorHAnsi" w:hAnsiTheme="majorHAnsi" w:cstheme="majorHAnsi"/>
          <w:lang w:val="es-MX"/>
        </w:rPr>
        <w:t>Por otro lado, se ha considerado un listado de cinco productos que lograron la mayor cantidad de tomas en la prueba piloto</w:t>
      </w:r>
      <w:r w:rsidR="004C1937">
        <w:rPr>
          <w:rFonts w:asciiTheme="majorHAnsi" w:hAnsiTheme="majorHAnsi" w:cstheme="majorHAnsi"/>
          <w:lang w:val="es-MX"/>
        </w:rPr>
        <w:t xml:space="preserve">. Con esta información </w:t>
      </w:r>
      <w:r w:rsidR="007A0254">
        <w:rPr>
          <w:rFonts w:asciiTheme="majorHAnsi" w:hAnsiTheme="majorHAnsi" w:cstheme="majorHAnsi"/>
          <w:lang w:val="es-MX"/>
        </w:rPr>
        <w:t>se ha</w:t>
      </w:r>
      <w:r w:rsidR="004C1937">
        <w:rPr>
          <w:rFonts w:asciiTheme="majorHAnsi" w:hAnsiTheme="majorHAnsi" w:cstheme="majorHAnsi"/>
          <w:lang w:val="es-MX"/>
        </w:rPr>
        <w:t>n</w:t>
      </w:r>
      <w:r w:rsidR="007A0254">
        <w:rPr>
          <w:rFonts w:asciiTheme="majorHAnsi" w:hAnsiTheme="majorHAnsi" w:cstheme="majorHAnsi"/>
          <w:lang w:val="es-MX"/>
        </w:rPr>
        <w:t xml:space="preserve"> </w:t>
      </w:r>
      <w:r w:rsidR="008A6C87">
        <w:rPr>
          <w:rFonts w:asciiTheme="majorHAnsi" w:hAnsiTheme="majorHAnsi" w:cstheme="majorHAnsi"/>
          <w:lang w:val="es-MX"/>
        </w:rPr>
        <w:t>realizado</w:t>
      </w:r>
      <w:r w:rsidR="007A0254">
        <w:rPr>
          <w:rFonts w:asciiTheme="majorHAnsi" w:hAnsiTheme="majorHAnsi" w:cstheme="majorHAnsi"/>
          <w:lang w:val="es-MX"/>
        </w:rPr>
        <w:t xml:space="preserve"> ejercicios que nos permitan evaluar la viabilidad de realizar o no un cálculo de tamaño</w:t>
      </w:r>
      <w:r w:rsidR="008A6C87">
        <w:rPr>
          <w:rFonts w:asciiTheme="majorHAnsi" w:hAnsiTheme="majorHAnsi" w:cstheme="majorHAnsi"/>
          <w:lang w:val="es-MX"/>
        </w:rPr>
        <w:t xml:space="preserve"> muestral</w:t>
      </w:r>
      <w:r w:rsidR="007A0254">
        <w:rPr>
          <w:rFonts w:asciiTheme="majorHAnsi" w:hAnsiTheme="majorHAnsi" w:cstheme="majorHAnsi"/>
          <w:lang w:val="es-MX"/>
        </w:rPr>
        <w:t xml:space="preserve"> a nivel de producto. </w:t>
      </w:r>
    </w:p>
    <w:p w14:paraId="0910EC50" w14:textId="77777777" w:rsidR="002566D6" w:rsidRDefault="002566D6" w:rsidP="002566D6">
      <w:pPr>
        <w:jc w:val="both"/>
        <w:rPr>
          <w:rFonts w:ascii="Century Gothic" w:hAnsi="Century Gothic"/>
          <w:b/>
          <w:bCs/>
          <w:color w:val="505A64"/>
        </w:rPr>
      </w:pPr>
    </w:p>
    <w:p w14:paraId="1F01B60F" w14:textId="77777777" w:rsidR="007A0254" w:rsidRDefault="007A0254" w:rsidP="007A0254">
      <w:pPr>
        <w:jc w:val="both"/>
        <w:rPr>
          <w:rFonts w:asciiTheme="majorHAnsi" w:hAnsiTheme="majorHAnsi" w:cstheme="majorHAnsi"/>
          <w:b/>
          <w:lang w:val="es-MX"/>
        </w:rPr>
      </w:pPr>
      <w:r w:rsidRPr="0011063C">
        <w:rPr>
          <w:rFonts w:asciiTheme="majorHAnsi" w:hAnsiTheme="majorHAnsi" w:cstheme="majorHAnsi"/>
          <w:b/>
          <w:lang w:val="es-MX"/>
        </w:rPr>
        <w:t>Objetivo General</w:t>
      </w:r>
    </w:p>
    <w:p w14:paraId="1FB21905" w14:textId="77777777" w:rsidR="007A0254" w:rsidRPr="0011063C" w:rsidRDefault="007A0254" w:rsidP="007A0254">
      <w:pPr>
        <w:jc w:val="both"/>
        <w:rPr>
          <w:rFonts w:asciiTheme="majorHAnsi" w:hAnsiTheme="majorHAnsi" w:cstheme="majorHAnsi"/>
          <w:b/>
          <w:lang w:val="es-MX"/>
        </w:rPr>
      </w:pPr>
    </w:p>
    <w:p w14:paraId="0E7697CE" w14:textId="77777777" w:rsidR="007A0254" w:rsidRDefault="007A0254" w:rsidP="007A0254">
      <w:pPr>
        <w:pStyle w:val="Prrafodelista"/>
        <w:numPr>
          <w:ilvl w:val="0"/>
          <w:numId w:val="6"/>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Evaluar y analizar la cobertura obtenida en campo mediante la </w:t>
      </w:r>
      <w:r w:rsidRPr="004F53A0">
        <w:rPr>
          <w:rFonts w:asciiTheme="majorHAnsi" w:hAnsiTheme="majorHAnsi" w:cstheme="majorHAnsi"/>
          <w:lang w:val="es-MX"/>
        </w:rPr>
        <w:t xml:space="preserve">PRUEBA PILOTO </w:t>
      </w:r>
      <w:r>
        <w:rPr>
          <w:rFonts w:asciiTheme="majorHAnsi" w:hAnsiTheme="majorHAnsi" w:cstheme="majorHAnsi"/>
          <w:lang w:val="es-MX"/>
        </w:rPr>
        <w:t>–</w:t>
      </w:r>
      <w:r w:rsidRPr="004F53A0">
        <w:rPr>
          <w:rFonts w:asciiTheme="majorHAnsi" w:hAnsiTheme="majorHAnsi" w:cstheme="majorHAnsi"/>
          <w:lang w:val="es-MX"/>
        </w:rPr>
        <w:t xml:space="preserve"> IPP</w:t>
      </w:r>
      <w:r>
        <w:rPr>
          <w:rFonts w:asciiTheme="majorHAnsi" w:hAnsiTheme="majorHAnsi" w:cstheme="majorHAnsi"/>
          <w:lang w:val="es-MX"/>
        </w:rPr>
        <w:t>.</w:t>
      </w:r>
    </w:p>
    <w:p w14:paraId="04D2694A" w14:textId="712F918F" w:rsidR="00B554B4" w:rsidRPr="002721C3" w:rsidRDefault="008A6C87" w:rsidP="002721C3">
      <w:pPr>
        <w:pStyle w:val="Prrafodelista"/>
        <w:numPr>
          <w:ilvl w:val="0"/>
          <w:numId w:val="6"/>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 E</w:t>
      </w:r>
      <w:r w:rsidRPr="008A6C87">
        <w:rPr>
          <w:rFonts w:asciiTheme="majorHAnsi" w:hAnsiTheme="majorHAnsi" w:cstheme="majorHAnsi"/>
          <w:lang w:val="es-MX"/>
        </w:rPr>
        <w:t xml:space="preserve">valuar la viabilidad de realizar o no </w:t>
      </w:r>
      <w:r w:rsidR="00102944">
        <w:rPr>
          <w:rFonts w:asciiTheme="majorHAnsi" w:hAnsiTheme="majorHAnsi" w:cstheme="majorHAnsi"/>
          <w:lang w:val="es-MX"/>
        </w:rPr>
        <w:t>una submuestra</w:t>
      </w:r>
      <w:r w:rsidRPr="008A6C87">
        <w:rPr>
          <w:rFonts w:asciiTheme="majorHAnsi" w:hAnsiTheme="majorHAnsi" w:cstheme="majorHAnsi"/>
          <w:lang w:val="es-MX"/>
        </w:rPr>
        <w:t xml:space="preserve"> a nivel de producto.</w:t>
      </w:r>
    </w:p>
    <w:p w14:paraId="2942416E" w14:textId="77777777" w:rsidR="00EB23E4" w:rsidRDefault="00EB23E4" w:rsidP="00EB23E4">
      <w:pPr>
        <w:jc w:val="both"/>
        <w:rPr>
          <w:rFonts w:asciiTheme="majorHAnsi" w:hAnsiTheme="majorHAnsi" w:cstheme="majorHAnsi"/>
          <w:b/>
          <w:lang w:val="es-MX"/>
        </w:rPr>
      </w:pPr>
      <w:r>
        <w:rPr>
          <w:rFonts w:asciiTheme="majorHAnsi" w:hAnsiTheme="majorHAnsi" w:cstheme="majorHAnsi"/>
          <w:b/>
          <w:lang w:val="es-MX"/>
        </w:rPr>
        <w:t>Análisis de la cobertura de campo</w:t>
      </w:r>
    </w:p>
    <w:p w14:paraId="6DD4DB45" w14:textId="77777777" w:rsidR="00EB23E4" w:rsidRPr="0011063C" w:rsidRDefault="00EB23E4" w:rsidP="00EB23E4">
      <w:pPr>
        <w:jc w:val="both"/>
        <w:rPr>
          <w:rFonts w:asciiTheme="majorHAnsi" w:hAnsiTheme="majorHAnsi" w:cstheme="majorHAnsi"/>
          <w:b/>
          <w:lang w:val="es-MX"/>
        </w:rPr>
      </w:pPr>
    </w:p>
    <w:p w14:paraId="19ECDCC1"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La cobertura se refiere</w:t>
      </w:r>
      <w:r w:rsidRPr="001339BC">
        <w:rPr>
          <w:rFonts w:asciiTheme="majorHAnsi" w:hAnsiTheme="majorHAnsi" w:cstheme="majorHAnsi"/>
          <w:lang w:val="es-MX"/>
        </w:rPr>
        <w:t xml:space="preserve"> a la información </w:t>
      </w:r>
      <w:r>
        <w:rPr>
          <w:rFonts w:asciiTheme="majorHAnsi" w:hAnsiTheme="majorHAnsi" w:cstheme="majorHAnsi"/>
          <w:lang w:val="es-MX"/>
        </w:rPr>
        <w:t>que se obtuvo</w:t>
      </w:r>
      <w:r w:rsidRPr="001339BC">
        <w:rPr>
          <w:rFonts w:asciiTheme="majorHAnsi" w:hAnsiTheme="majorHAnsi" w:cstheme="majorHAnsi"/>
          <w:lang w:val="es-MX"/>
        </w:rPr>
        <w:t xml:space="preserve"> en campo </w:t>
      </w:r>
      <w:r>
        <w:rPr>
          <w:rFonts w:asciiTheme="majorHAnsi" w:hAnsiTheme="majorHAnsi" w:cstheme="majorHAnsi"/>
          <w:lang w:val="es-MX"/>
        </w:rPr>
        <w:t xml:space="preserve">de la </w:t>
      </w:r>
      <w:r>
        <w:rPr>
          <w:rFonts w:asciiTheme="majorHAnsi" w:hAnsiTheme="majorHAnsi" w:cstheme="majorHAnsi"/>
          <w:i/>
          <w:lang w:val="es-MX"/>
        </w:rPr>
        <w:t xml:space="preserve">Prueba Piloto </w:t>
      </w:r>
      <w:r w:rsidRPr="00274FF9">
        <w:rPr>
          <w:rFonts w:asciiTheme="majorHAnsi" w:hAnsiTheme="majorHAnsi" w:cstheme="majorHAnsi"/>
          <w:i/>
          <w:lang w:val="es-MX"/>
        </w:rPr>
        <w:t>– IPP</w:t>
      </w:r>
      <w:r>
        <w:rPr>
          <w:rFonts w:asciiTheme="majorHAnsi" w:hAnsiTheme="majorHAnsi" w:cstheme="majorHAnsi"/>
          <w:lang w:val="es-MX"/>
        </w:rPr>
        <w:t xml:space="preserve"> </w:t>
      </w:r>
      <w:r w:rsidRPr="001339BC">
        <w:rPr>
          <w:rFonts w:asciiTheme="majorHAnsi" w:hAnsiTheme="majorHAnsi" w:cstheme="majorHAnsi"/>
          <w:lang w:val="es-MX"/>
        </w:rPr>
        <w:t xml:space="preserve">y </w:t>
      </w:r>
      <w:r>
        <w:rPr>
          <w:rFonts w:asciiTheme="majorHAnsi" w:hAnsiTheme="majorHAnsi" w:cstheme="majorHAnsi"/>
          <w:lang w:val="es-MX"/>
        </w:rPr>
        <w:t xml:space="preserve">que ha sido </w:t>
      </w:r>
      <w:r w:rsidRPr="001339BC">
        <w:rPr>
          <w:rFonts w:asciiTheme="majorHAnsi" w:hAnsiTheme="majorHAnsi" w:cstheme="majorHAnsi"/>
          <w:lang w:val="es-MX"/>
        </w:rPr>
        <w:t>proporcionada por los informantes de las empresas</w:t>
      </w:r>
      <w:r>
        <w:rPr>
          <w:rFonts w:asciiTheme="majorHAnsi" w:hAnsiTheme="majorHAnsi" w:cstheme="majorHAnsi"/>
          <w:lang w:val="es-MX"/>
        </w:rPr>
        <w:t xml:space="preserve"> que a su vez ha sido facilitada por el equipo </w:t>
      </w:r>
      <w:r w:rsidRPr="00957BA1">
        <w:rPr>
          <w:rFonts w:asciiTheme="majorHAnsi" w:hAnsiTheme="majorHAnsi" w:cstheme="majorHAnsi"/>
          <w:lang w:val="es-MX"/>
        </w:rPr>
        <w:t>DECON/CAB-SIPP</w:t>
      </w:r>
      <w:r>
        <w:rPr>
          <w:rFonts w:asciiTheme="majorHAnsi" w:hAnsiTheme="majorHAnsi" w:cstheme="majorHAnsi"/>
          <w:lang w:val="es-MX"/>
        </w:rPr>
        <w:t>.</w:t>
      </w:r>
    </w:p>
    <w:p w14:paraId="2EDDA72A" w14:textId="77777777" w:rsidR="00EB23E4" w:rsidRDefault="00EB23E4" w:rsidP="00EB23E4">
      <w:pPr>
        <w:jc w:val="both"/>
        <w:rPr>
          <w:rFonts w:asciiTheme="majorHAnsi" w:hAnsiTheme="majorHAnsi" w:cstheme="majorHAnsi"/>
          <w:lang w:val="es-MX"/>
        </w:rPr>
      </w:pPr>
    </w:p>
    <w:p w14:paraId="0862C1F0"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 xml:space="preserve">Cabe mencionar que la cobertura evalúa la efectividad por cada uno de los dominios de estudio (un dominio </w:t>
      </w:r>
      <w:r w:rsidRPr="00761719">
        <w:rPr>
          <w:rFonts w:asciiTheme="majorHAnsi" w:hAnsiTheme="majorHAnsi" w:cstheme="majorHAnsi"/>
          <w:lang w:val="es-MX"/>
        </w:rPr>
        <w:t xml:space="preserve">está constituido por un número </w:t>
      </w:r>
      <w:r>
        <w:rPr>
          <w:rFonts w:asciiTheme="majorHAnsi" w:hAnsiTheme="majorHAnsi" w:cstheme="majorHAnsi"/>
          <w:lang w:val="es-MX"/>
        </w:rPr>
        <w:t xml:space="preserve">y una letra, el número describe </w:t>
      </w:r>
      <w:r w:rsidRPr="00761719">
        <w:rPr>
          <w:rFonts w:asciiTheme="majorHAnsi" w:hAnsiTheme="majorHAnsi" w:cstheme="majorHAnsi"/>
          <w:lang w:val="es-MX"/>
        </w:rPr>
        <w:t>el tamaño de la empresa</w:t>
      </w:r>
      <w:r>
        <w:rPr>
          <w:rFonts w:asciiTheme="majorHAnsi" w:hAnsiTheme="majorHAnsi" w:cstheme="majorHAnsi"/>
          <w:lang w:val="es-MX"/>
        </w:rPr>
        <w:t xml:space="preserve">, la letra </w:t>
      </w:r>
      <w:r w:rsidRPr="00761719">
        <w:rPr>
          <w:rFonts w:asciiTheme="majorHAnsi" w:hAnsiTheme="majorHAnsi" w:cstheme="majorHAnsi"/>
          <w:lang w:val="es-MX"/>
        </w:rPr>
        <w:t>representa la rama de acti</w:t>
      </w:r>
      <w:r>
        <w:rPr>
          <w:rFonts w:asciiTheme="majorHAnsi" w:hAnsiTheme="majorHAnsi" w:cstheme="majorHAnsi"/>
          <w:lang w:val="es-MX"/>
        </w:rPr>
        <w:t xml:space="preserve">vidad a la que pertenece y está </w:t>
      </w:r>
      <w:r w:rsidRPr="00761719">
        <w:rPr>
          <w:rFonts w:asciiTheme="majorHAnsi" w:hAnsiTheme="majorHAnsi" w:cstheme="majorHAnsi"/>
          <w:lang w:val="es-MX"/>
        </w:rPr>
        <w:t>anclada con el CIIU-4,</w:t>
      </w:r>
      <w:r>
        <w:rPr>
          <w:rFonts w:asciiTheme="majorHAnsi" w:hAnsiTheme="majorHAnsi" w:cstheme="majorHAnsi"/>
          <w:lang w:val="es-MX"/>
        </w:rPr>
        <w:t xml:space="preserve">) comparando los resultados obtenidos en campo con el total de empresas obtenidas en la muestra. </w:t>
      </w:r>
    </w:p>
    <w:p w14:paraId="4FB6D932" w14:textId="77777777" w:rsidR="00EB23E4" w:rsidRDefault="00EB23E4" w:rsidP="00EB23E4">
      <w:pPr>
        <w:jc w:val="both"/>
        <w:rPr>
          <w:rFonts w:asciiTheme="majorHAnsi" w:hAnsiTheme="majorHAnsi" w:cstheme="majorHAnsi"/>
          <w:lang w:val="es-MX"/>
        </w:rPr>
      </w:pPr>
    </w:p>
    <w:p w14:paraId="34B7382B"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Para el presente estudio, la efectividad es muy deficiente, se puede apreciar que incluso determinados dominios de estudio no fueron levantados en su totalidad, es decir, tienen una nula efectividad. En la Tabla 1 se presentan los resultados obtenidos.</w:t>
      </w:r>
    </w:p>
    <w:p w14:paraId="73F29DC3" w14:textId="77777777" w:rsidR="00EB23E4" w:rsidRDefault="00EB23E4" w:rsidP="00EB23E4">
      <w:pPr>
        <w:jc w:val="both"/>
        <w:rPr>
          <w:rFonts w:asciiTheme="majorHAnsi" w:hAnsiTheme="majorHAnsi" w:cstheme="majorHAnsi"/>
          <w:lang w:val="es-MX"/>
        </w:rPr>
      </w:pPr>
    </w:p>
    <w:p w14:paraId="5D8C7590" w14:textId="080F491D" w:rsidR="00160A49" w:rsidRDefault="00160A49" w:rsidP="00160A49">
      <w:pPr>
        <w:jc w:val="center"/>
        <w:rPr>
          <w:rFonts w:asciiTheme="majorHAnsi" w:hAnsiTheme="majorHAnsi" w:cstheme="majorHAnsi"/>
          <w:lang w:val="es-MX"/>
        </w:rPr>
      </w:pPr>
      <w:r>
        <w:rPr>
          <w:rFonts w:asciiTheme="majorHAnsi" w:hAnsiTheme="majorHAnsi" w:cstheme="majorHAnsi"/>
          <w:lang w:val="es-MX"/>
        </w:rPr>
        <w:t>Tabla 1: Cobertura por dominio de estudio</w:t>
      </w:r>
    </w:p>
    <w:tbl>
      <w:tblPr>
        <w:tblW w:w="5000" w:type="pct"/>
        <w:jc w:val="center"/>
        <w:tblCellMar>
          <w:left w:w="70" w:type="dxa"/>
          <w:right w:w="70" w:type="dxa"/>
        </w:tblCellMar>
        <w:tblLook w:val="04A0" w:firstRow="1" w:lastRow="0" w:firstColumn="1" w:lastColumn="0" w:noHBand="0" w:noVBand="1"/>
      </w:tblPr>
      <w:tblGrid>
        <w:gridCol w:w="1960"/>
        <w:gridCol w:w="2107"/>
        <w:gridCol w:w="2005"/>
        <w:gridCol w:w="2416"/>
      </w:tblGrid>
      <w:tr w:rsidR="00EB23E4" w:rsidRPr="00761719" w14:paraId="7D78B4D6" w14:textId="77777777" w:rsidTr="006978EF">
        <w:trPr>
          <w:trHeight w:val="288"/>
          <w:jc w:val="center"/>
        </w:trPr>
        <w:tc>
          <w:tcPr>
            <w:tcW w:w="1155" w:type="pct"/>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D9B415E"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DOMINIO</w:t>
            </w:r>
          </w:p>
        </w:tc>
        <w:tc>
          <w:tcPr>
            <w:tcW w:w="1241" w:type="pct"/>
            <w:tcBorders>
              <w:top w:val="single" w:sz="4" w:space="0" w:color="auto"/>
              <w:left w:val="nil"/>
              <w:bottom w:val="single" w:sz="4" w:space="0" w:color="auto"/>
              <w:right w:val="single" w:sz="4" w:space="0" w:color="auto"/>
            </w:tcBorders>
            <w:shd w:val="clear" w:color="000000" w:fill="B8CCE4"/>
            <w:noWrap/>
            <w:vAlign w:val="bottom"/>
            <w:hideMark/>
          </w:tcPr>
          <w:p w14:paraId="082792FC"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EFECTIVAS</w:t>
            </w:r>
          </w:p>
        </w:tc>
        <w:tc>
          <w:tcPr>
            <w:tcW w:w="1181" w:type="pct"/>
            <w:tcBorders>
              <w:top w:val="single" w:sz="4" w:space="0" w:color="auto"/>
              <w:left w:val="nil"/>
              <w:bottom w:val="single" w:sz="4" w:space="0" w:color="auto"/>
              <w:right w:val="single" w:sz="4" w:space="0" w:color="auto"/>
            </w:tcBorders>
            <w:shd w:val="clear" w:color="000000" w:fill="B8CCE4"/>
            <w:noWrap/>
            <w:vAlign w:val="bottom"/>
            <w:hideMark/>
          </w:tcPr>
          <w:p w14:paraId="713E8D3C"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MUESTRA</w:t>
            </w:r>
          </w:p>
        </w:tc>
        <w:tc>
          <w:tcPr>
            <w:tcW w:w="1423" w:type="pct"/>
            <w:tcBorders>
              <w:top w:val="single" w:sz="4" w:space="0" w:color="auto"/>
              <w:left w:val="nil"/>
              <w:bottom w:val="single" w:sz="4" w:space="0" w:color="auto"/>
              <w:right w:val="single" w:sz="4" w:space="0" w:color="auto"/>
            </w:tcBorders>
            <w:shd w:val="clear" w:color="000000" w:fill="B8CCE4"/>
            <w:noWrap/>
            <w:vAlign w:val="bottom"/>
            <w:hideMark/>
          </w:tcPr>
          <w:p w14:paraId="07BD1FC6"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COBERTURA</w:t>
            </w:r>
          </w:p>
        </w:tc>
      </w:tr>
      <w:tr w:rsidR="00EB23E4" w:rsidRPr="00761719" w14:paraId="7A42FA5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ABE61A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2A</w:t>
            </w:r>
          </w:p>
        </w:tc>
        <w:tc>
          <w:tcPr>
            <w:tcW w:w="1241" w:type="pct"/>
            <w:tcBorders>
              <w:top w:val="nil"/>
              <w:left w:val="nil"/>
              <w:bottom w:val="single" w:sz="4" w:space="0" w:color="auto"/>
              <w:right w:val="single" w:sz="4" w:space="0" w:color="auto"/>
            </w:tcBorders>
            <w:shd w:val="clear" w:color="auto" w:fill="auto"/>
            <w:noWrap/>
            <w:vAlign w:val="bottom"/>
            <w:hideMark/>
          </w:tcPr>
          <w:p w14:paraId="14B499A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6F76B98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53</w:t>
            </w:r>
          </w:p>
        </w:tc>
        <w:tc>
          <w:tcPr>
            <w:tcW w:w="1423" w:type="pct"/>
            <w:tcBorders>
              <w:top w:val="nil"/>
              <w:left w:val="nil"/>
              <w:bottom w:val="single" w:sz="4" w:space="0" w:color="auto"/>
              <w:right w:val="single" w:sz="4" w:space="0" w:color="auto"/>
            </w:tcBorders>
            <w:shd w:val="clear" w:color="auto" w:fill="auto"/>
            <w:noWrap/>
            <w:vAlign w:val="bottom"/>
            <w:hideMark/>
          </w:tcPr>
          <w:p w14:paraId="38B7B26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5,66%</w:t>
            </w:r>
          </w:p>
        </w:tc>
      </w:tr>
      <w:tr w:rsidR="00EB23E4" w:rsidRPr="00761719" w14:paraId="7D0AD3C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68AEA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2B</w:t>
            </w:r>
          </w:p>
        </w:tc>
        <w:tc>
          <w:tcPr>
            <w:tcW w:w="1241" w:type="pct"/>
            <w:tcBorders>
              <w:top w:val="nil"/>
              <w:left w:val="nil"/>
              <w:bottom w:val="single" w:sz="4" w:space="0" w:color="auto"/>
              <w:right w:val="single" w:sz="4" w:space="0" w:color="auto"/>
            </w:tcBorders>
            <w:shd w:val="clear" w:color="auto" w:fill="auto"/>
            <w:noWrap/>
            <w:vAlign w:val="bottom"/>
            <w:hideMark/>
          </w:tcPr>
          <w:p w14:paraId="4A4A2CE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181" w:type="pct"/>
            <w:tcBorders>
              <w:top w:val="nil"/>
              <w:left w:val="nil"/>
              <w:bottom w:val="single" w:sz="4" w:space="0" w:color="auto"/>
              <w:right w:val="single" w:sz="4" w:space="0" w:color="auto"/>
            </w:tcBorders>
            <w:shd w:val="clear" w:color="auto" w:fill="auto"/>
            <w:noWrap/>
            <w:vAlign w:val="bottom"/>
            <w:hideMark/>
          </w:tcPr>
          <w:p w14:paraId="1AA9CA6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81</w:t>
            </w:r>
          </w:p>
        </w:tc>
        <w:tc>
          <w:tcPr>
            <w:tcW w:w="1423" w:type="pct"/>
            <w:tcBorders>
              <w:top w:val="nil"/>
              <w:left w:val="nil"/>
              <w:bottom w:val="single" w:sz="4" w:space="0" w:color="auto"/>
              <w:right w:val="single" w:sz="4" w:space="0" w:color="auto"/>
            </w:tcBorders>
            <w:shd w:val="clear" w:color="auto" w:fill="auto"/>
            <w:noWrap/>
            <w:vAlign w:val="bottom"/>
            <w:hideMark/>
          </w:tcPr>
          <w:p w14:paraId="7EC595A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12,35%</w:t>
            </w:r>
          </w:p>
        </w:tc>
      </w:tr>
      <w:tr w:rsidR="00EB23E4" w:rsidRPr="00761719" w14:paraId="44458D0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36C38D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2C</w:t>
            </w:r>
          </w:p>
        </w:tc>
        <w:tc>
          <w:tcPr>
            <w:tcW w:w="1241" w:type="pct"/>
            <w:tcBorders>
              <w:top w:val="nil"/>
              <w:left w:val="nil"/>
              <w:bottom w:val="single" w:sz="4" w:space="0" w:color="auto"/>
              <w:right w:val="single" w:sz="4" w:space="0" w:color="auto"/>
            </w:tcBorders>
            <w:shd w:val="clear" w:color="auto" w:fill="auto"/>
            <w:noWrap/>
            <w:vAlign w:val="bottom"/>
            <w:hideMark/>
          </w:tcPr>
          <w:p w14:paraId="09CE449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29</w:t>
            </w:r>
          </w:p>
        </w:tc>
        <w:tc>
          <w:tcPr>
            <w:tcW w:w="1181" w:type="pct"/>
            <w:tcBorders>
              <w:top w:val="nil"/>
              <w:left w:val="nil"/>
              <w:bottom w:val="single" w:sz="4" w:space="0" w:color="auto"/>
              <w:right w:val="single" w:sz="4" w:space="0" w:color="auto"/>
            </w:tcBorders>
            <w:shd w:val="clear" w:color="auto" w:fill="auto"/>
            <w:noWrap/>
            <w:vAlign w:val="bottom"/>
            <w:hideMark/>
          </w:tcPr>
          <w:p w14:paraId="492A01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85</w:t>
            </w:r>
          </w:p>
        </w:tc>
        <w:tc>
          <w:tcPr>
            <w:tcW w:w="1423" w:type="pct"/>
            <w:tcBorders>
              <w:top w:val="nil"/>
              <w:left w:val="nil"/>
              <w:bottom w:val="single" w:sz="4" w:space="0" w:color="auto"/>
              <w:right w:val="single" w:sz="4" w:space="0" w:color="auto"/>
            </w:tcBorders>
            <w:shd w:val="clear" w:color="auto" w:fill="auto"/>
            <w:noWrap/>
            <w:vAlign w:val="bottom"/>
            <w:hideMark/>
          </w:tcPr>
          <w:p w14:paraId="6B7D62D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34,12%</w:t>
            </w:r>
          </w:p>
        </w:tc>
      </w:tr>
      <w:tr w:rsidR="00EB23E4" w:rsidRPr="00761719" w14:paraId="4CE87A4B"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B3F0A2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2E</w:t>
            </w:r>
          </w:p>
        </w:tc>
        <w:tc>
          <w:tcPr>
            <w:tcW w:w="1241" w:type="pct"/>
            <w:tcBorders>
              <w:top w:val="nil"/>
              <w:left w:val="nil"/>
              <w:bottom w:val="single" w:sz="4" w:space="0" w:color="auto"/>
              <w:right w:val="single" w:sz="4" w:space="0" w:color="auto"/>
            </w:tcBorders>
            <w:shd w:val="clear" w:color="auto" w:fill="auto"/>
            <w:noWrap/>
            <w:vAlign w:val="bottom"/>
            <w:hideMark/>
          </w:tcPr>
          <w:p w14:paraId="7C7522C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181" w:type="pct"/>
            <w:tcBorders>
              <w:top w:val="nil"/>
              <w:left w:val="nil"/>
              <w:bottom w:val="single" w:sz="4" w:space="0" w:color="auto"/>
              <w:right w:val="single" w:sz="4" w:space="0" w:color="auto"/>
            </w:tcBorders>
            <w:shd w:val="clear" w:color="auto" w:fill="auto"/>
            <w:noWrap/>
            <w:vAlign w:val="bottom"/>
            <w:hideMark/>
          </w:tcPr>
          <w:p w14:paraId="34C4175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25</w:t>
            </w:r>
          </w:p>
        </w:tc>
        <w:tc>
          <w:tcPr>
            <w:tcW w:w="1423" w:type="pct"/>
            <w:tcBorders>
              <w:top w:val="nil"/>
              <w:left w:val="nil"/>
              <w:bottom w:val="single" w:sz="4" w:space="0" w:color="auto"/>
              <w:right w:val="single" w:sz="4" w:space="0" w:color="auto"/>
            </w:tcBorders>
            <w:shd w:val="clear" w:color="auto" w:fill="auto"/>
            <w:noWrap/>
            <w:vAlign w:val="bottom"/>
            <w:hideMark/>
          </w:tcPr>
          <w:p w14:paraId="61C13A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20,00%</w:t>
            </w:r>
          </w:p>
        </w:tc>
      </w:tr>
      <w:tr w:rsidR="00EB23E4" w:rsidRPr="00761719" w14:paraId="1A1348AA"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DA862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2G</w:t>
            </w:r>
          </w:p>
        </w:tc>
        <w:tc>
          <w:tcPr>
            <w:tcW w:w="1241" w:type="pct"/>
            <w:tcBorders>
              <w:top w:val="nil"/>
              <w:left w:val="nil"/>
              <w:bottom w:val="single" w:sz="4" w:space="0" w:color="auto"/>
              <w:right w:val="single" w:sz="4" w:space="0" w:color="auto"/>
            </w:tcBorders>
            <w:shd w:val="clear" w:color="auto" w:fill="auto"/>
            <w:noWrap/>
            <w:vAlign w:val="bottom"/>
            <w:hideMark/>
          </w:tcPr>
          <w:p w14:paraId="0FE2CD8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181" w:type="pct"/>
            <w:tcBorders>
              <w:top w:val="nil"/>
              <w:left w:val="nil"/>
              <w:bottom w:val="single" w:sz="4" w:space="0" w:color="auto"/>
              <w:right w:val="single" w:sz="4" w:space="0" w:color="auto"/>
            </w:tcBorders>
            <w:shd w:val="clear" w:color="auto" w:fill="auto"/>
            <w:noWrap/>
            <w:vAlign w:val="bottom"/>
            <w:hideMark/>
          </w:tcPr>
          <w:p w14:paraId="0AF38E5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3CA827F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58,33%</w:t>
            </w:r>
          </w:p>
        </w:tc>
      </w:tr>
      <w:tr w:rsidR="00EB23E4" w:rsidRPr="00761719" w14:paraId="3C58066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0D7723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2I</w:t>
            </w:r>
          </w:p>
        </w:tc>
        <w:tc>
          <w:tcPr>
            <w:tcW w:w="1241" w:type="pct"/>
            <w:tcBorders>
              <w:top w:val="nil"/>
              <w:left w:val="nil"/>
              <w:bottom w:val="single" w:sz="4" w:space="0" w:color="auto"/>
              <w:right w:val="single" w:sz="4" w:space="0" w:color="auto"/>
            </w:tcBorders>
            <w:shd w:val="clear" w:color="auto" w:fill="auto"/>
            <w:noWrap/>
            <w:vAlign w:val="bottom"/>
            <w:hideMark/>
          </w:tcPr>
          <w:p w14:paraId="14461E6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6109D8B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w:t>
            </w:r>
          </w:p>
        </w:tc>
        <w:tc>
          <w:tcPr>
            <w:tcW w:w="1423" w:type="pct"/>
            <w:tcBorders>
              <w:top w:val="nil"/>
              <w:left w:val="nil"/>
              <w:bottom w:val="single" w:sz="4" w:space="0" w:color="auto"/>
              <w:right w:val="single" w:sz="4" w:space="0" w:color="auto"/>
            </w:tcBorders>
            <w:shd w:val="clear" w:color="auto" w:fill="auto"/>
            <w:noWrap/>
            <w:vAlign w:val="bottom"/>
            <w:hideMark/>
          </w:tcPr>
          <w:p w14:paraId="51CCE41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1,72%</w:t>
            </w:r>
          </w:p>
        </w:tc>
      </w:tr>
      <w:tr w:rsidR="00EB23E4" w:rsidRPr="00761719" w14:paraId="14C85BE2"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7F9628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2J</w:t>
            </w:r>
          </w:p>
        </w:tc>
        <w:tc>
          <w:tcPr>
            <w:tcW w:w="1241" w:type="pct"/>
            <w:tcBorders>
              <w:top w:val="nil"/>
              <w:left w:val="nil"/>
              <w:bottom w:val="single" w:sz="4" w:space="0" w:color="auto"/>
              <w:right w:val="single" w:sz="4" w:space="0" w:color="auto"/>
            </w:tcBorders>
            <w:shd w:val="clear" w:color="auto" w:fill="auto"/>
            <w:noWrap/>
            <w:vAlign w:val="bottom"/>
            <w:hideMark/>
          </w:tcPr>
          <w:p w14:paraId="55466E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A005B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54</w:t>
            </w:r>
          </w:p>
        </w:tc>
        <w:tc>
          <w:tcPr>
            <w:tcW w:w="1423" w:type="pct"/>
            <w:tcBorders>
              <w:top w:val="nil"/>
              <w:left w:val="nil"/>
              <w:bottom w:val="single" w:sz="4" w:space="0" w:color="auto"/>
              <w:right w:val="single" w:sz="4" w:space="0" w:color="auto"/>
            </w:tcBorders>
            <w:shd w:val="clear" w:color="auto" w:fill="auto"/>
            <w:noWrap/>
            <w:vAlign w:val="bottom"/>
            <w:hideMark/>
          </w:tcPr>
          <w:p w14:paraId="4AC2231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5,56%</w:t>
            </w:r>
          </w:p>
        </w:tc>
      </w:tr>
      <w:tr w:rsidR="00EB23E4" w:rsidRPr="00761719" w14:paraId="13CB085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579A79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2K</w:t>
            </w:r>
          </w:p>
        </w:tc>
        <w:tc>
          <w:tcPr>
            <w:tcW w:w="1241" w:type="pct"/>
            <w:tcBorders>
              <w:top w:val="nil"/>
              <w:left w:val="nil"/>
              <w:bottom w:val="single" w:sz="4" w:space="0" w:color="auto"/>
              <w:right w:val="single" w:sz="4" w:space="0" w:color="auto"/>
            </w:tcBorders>
            <w:shd w:val="clear" w:color="auto" w:fill="auto"/>
            <w:noWrap/>
            <w:vAlign w:val="bottom"/>
            <w:hideMark/>
          </w:tcPr>
          <w:p w14:paraId="0720534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7E27C6C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w:t>
            </w:r>
          </w:p>
        </w:tc>
        <w:tc>
          <w:tcPr>
            <w:tcW w:w="1423" w:type="pct"/>
            <w:tcBorders>
              <w:top w:val="nil"/>
              <w:left w:val="nil"/>
              <w:bottom w:val="single" w:sz="4" w:space="0" w:color="auto"/>
              <w:right w:val="single" w:sz="4" w:space="0" w:color="auto"/>
            </w:tcBorders>
            <w:shd w:val="clear" w:color="auto" w:fill="auto"/>
            <w:noWrap/>
            <w:vAlign w:val="bottom"/>
            <w:hideMark/>
          </w:tcPr>
          <w:p w14:paraId="5702718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17,65%</w:t>
            </w:r>
          </w:p>
        </w:tc>
      </w:tr>
      <w:tr w:rsidR="00EB23E4" w:rsidRPr="00761719" w14:paraId="64FDA15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F0C9E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lastRenderedPageBreak/>
              <w:t>2M</w:t>
            </w:r>
          </w:p>
        </w:tc>
        <w:tc>
          <w:tcPr>
            <w:tcW w:w="1241" w:type="pct"/>
            <w:tcBorders>
              <w:top w:val="nil"/>
              <w:left w:val="nil"/>
              <w:bottom w:val="single" w:sz="4" w:space="0" w:color="auto"/>
              <w:right w:val="single" w:sz="4" w:space="0" w:color="auto"/>
            </w:tcBorders>
            <w:shd w:val="clear" w:color="auto" w:fill="auto"/>
            <w:noWrap/>
            <w:vAlign w:val="bottom"/>
            <w:hideMark/>
          </w:tcPr>
          <w:p w14:paraId="523B59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19</w:t>
            </w:r>
          </w:p>
        </w:tc>
        <w:tc>
          <w:tcPr>
            <w:tcW w:w="1181" w:type="pct"/>
            <w:tcBorders>
              <w:top w:val="nil"/>
              <w:left w:val="nil"/>
              <w:bottom w:val="single" w:sz="4" w:space="0" w:color="auto"/>
              <w:right w:val="single" w:sz="4" w:space="0" w:color="auto"/>
            </w:tcBorders>
            <w:shd w:val="clear" w:color="auto" w:fill="auto"/>
            <w:noWrap/>
            <w:vAlign w:val="bottom"/>
            <w:hideMark/>
          </w:tcPr>
          <w:p w14:paraId="49D224C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92</w:t>
            </w:r>
          </w:p>
        </w:tc>
        <w:tc>
          <w:tcPr>
            <w:tcW w:w="1423" w:type="pct"/>
            <w:tcBorders>
              <w:top w:val="nil"/>
              <w:left w:val="nil"/>
              <w:bottom w:val="single" w:sz="4" w:space="0" w:color="auto"/>
              <w:right w:val="single" w:sz="4" w:space="0" w:color="auto"/>
            </w:tcBorders>
            <w:shd w:val="clear" w:color="auto" w:fill="auto"/>
            <w:noWrap/>
            <w:vAlign w:val="bottom"/>
            <w:hideMark/>
          </w:tcPr>
          <w:p w14:paraId="1DDA911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20,65%</w:t>
            </w:r>
          </w:p>
        </w:tc>
      </w:tr>
      <w:tr w:rsidR="00EB23E4" w:rsidRPr="00761719" w14:paraId="4337241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12322A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2N</w:t>
            </w:r>
          </w:p>
        </w:tc>
        <w:tc>
          <w:tcPr>
            <w:tcW w:w="1241" w:type="pct"/>
            <w:tcBorders>
              <w:top w:val="nil"/>
              <w:left w:val="nil"/>
              <w:bottom w:val="single" w:sz="4" w:space="0" w:color="auto"/>
              <w:right w:val="single" w:sz="4" w:space="0" w:color="auto"/>
            </w:tcBorders>
            <w:shd w:val="clear" w:color="auto" w:fill="auto"/>
            <w:noWrap/>
            <w:vAlign w:val="bottom"/>
            <w:hideMark/>
          </w:tcPr>
          <w:p w14:paraId="6BF451C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w:t>
            </w:r>
          </w:p>
        </w:tc>
        <w:tc>
          <w:tcPr>
            <w:tcW w:w="1181" w:type="pct"/>
            <w:tcBorders>
              <w:top w:val="nil"/>
              <w:left w:val="nil"/>
              <w:bottom w:val="single" w:sz="4" w:space="0" w:color="auto"/>
              <w:right w:val="single" w:sz="4" w:space="0" w:color="auto"/>
            </w:tcBorders>
            <w:shd w:val="clear" w:color="auto" w:fill="auto"/>
            <w:noWrap/>
            <w:vAlign w:val="bottom"/>
            <w:hideMark/>
          </w:tcPr>
          <w:p w14:paraId="16F230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69</w:t>
            </w:r>
          </w:p>
        </w:tc>
        <w:tc>
          <w:tcPr>
            <w:tcW w:w="1423" w:type="pct"/>
            <w:tcBorders>
              <w:top w:val="nil"/>
              <w:left w:val="nil"/>
              <w:bottom w:val="single" w:sz="4" w:space="0" w:color="auto"/>
              <w:right w:val="single" w:sz="4" w:space="0" w:color="auto"/>
            </w:tcBorders>
            <w:shd w:val="clear" w:color="auto" w:fill="auto"/>
            <w:noWrap/>
            <w:vAlign w:val="bottom"/>
            <w:hideMark/>
          </w:tcPr>
          <w:p w14:paraId="6441967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23,19%</w:t>
            </w:r>
          </w:p>
        </w:tc>
      </w:tr>
      <w:tr w:rsidR="00EB23E4" w:rsidRPr="00761719" w14:paraId="00DC953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57112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2P</w:t>
            </w:r>
          </w:p>
        </w:tc>
        <w:tc>
          <w:tcPr>
            <w:tcW w:w="1241" w:type="pct"/>
            <w:tcBorders>
              <w:top w:val="nil"/>
              <w:left w:val="nil"/>
              <w:bottom w:val="single" w:sz="4" w:space="0" w:color="auto"/>
              <w:right w:val="single" w:sz="4" w:space="0" w:color="auto"/>
            </w:tcBorders>
            <w:shd w:val="clear" w:color="auto" w:fill="auto"/>
            <w:noWrap/>
            <w:vAlign w:val="bottom"/>
            <w:hideMark/>
          </w:tcPr>
          <w:p w14:paraId="4DEBFB8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13</w:t>
            </w:r>
          </w:p>
        </w:tc>
        <w:tc>
          <w:tcPr>
            <w:tcW w:w="1181" w:type="pct"/>
            <w:tcBorders>
              <w:top w:val="nil"/>
              <w:left w:val="nil"/>
              <w:bottom w:val="single" w:sz="4" w:space="0" w:color="auto"/>
              <w:right w:val="single" w:sz="4" w:space="0" w:color="auto"/>
            </w:tcBorders>
            <w:shd w:val="clear" w:color="auto" w:fill="auto"/>
            <w:noWrap/>
            <w:vAlign w:val="bottom"/>
            <w:hideMark/>
          </w:tcPr>
          <w:p w14:paraId="711D197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35</w:t>
            </w:r>
          </w:p>
        </w:tc>
        <w:tc>
          <w:tcPr>
            <w:tcW w:w="1423" w:type="pct"/>
            <w:tcBorders>
              <w:top w:val="nil"/>
              <w:left w:val="nil"/>
              <w:bottom w:val="single" w:sz="4" w:space="0" w:color="auto"/>
              <w:right w:val="single" w:sz="4" w:space="0" w:color="auto"/>
            </w:tcBorders>
            <w:shd w:val="clear" w:color="auto" w:fill="auto"/>
            <w:noWrap/>
            <w:vAlign w:val="bottom"/>
            <w:hideMark/>
          </w:tcPr>
          <w:p w14:paraId="04670FF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37,14%</w:t>
            </w:r>
          </w:p>
        </w:tc>
      </w:tr>
      <w:tr w:rsidR="00EB23E4" w:rsidRPr="00761719" w14:paraId="76D9A8AF"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954CC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3A</w:t>
            </w:r>
          </w:p>
        </w:tc>
        <w:tc>
          <w:tcPr>
            <w:tcW w:w="1241" w:type="pct"/>
            <w:tcBorders>
              <w:top w:val="nil"/>
              <w:left w:val="nil"/>
              <w:bottom w:val="single" w:sz="4" w:space="0" w:color="auto"/>
              <w:right w:val="single" w:sz="4" w:space="0" w:color="auto"/>
            </w:tcBorders>
            <w:shd w:val="clear" w:color="auto" w:fill="auto"/>
            <w:noWrap/>
            <w:vAlign w:val="bottom"/>
            <w:hideMark/>
          </w:tcPr>
          <w:p w14:paraId="352C7D5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06D1E3B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w:t>
            </w:r>
          </w:p>
        </w:tc>
        <w:tc>
          <w:tcPr>
            <w:tcW w:w="1423" w:type="pct"/>
            <w:tcBorders>
              <w:top w:val="nil"/>
              <w:left w:val="nil"/>
              <w:bottom w:val="single" w:sz="4" w:space="0" w:color="auto"/>
              <w:right w:val="single" w:sz="4" w:space="0" w:color="auto"/>
            </w:tcBorders>
            <w:shd w:val="clear" w:color="auto" w:fill="auto"/>
            <w:noWrap/>
            <w:vAlign w:val="bottom"/>
            <w:hideMark/>
          </w:tcPr>
          <w:p w14:paraId="3D18AE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12,50%</w:t>
            </w:r>
          </w:p>
        </w:tc>
      </w:tr>
      <w:tr w:rsidR="00EB23E4" w:rsidRPr="00761719" w14:paraId="0E7B2A6F"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7292B1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3B</w:t>
            </w:r>
          </w:p>
        </w:tc>
        <w:tc>
          <w:tcPr>
            <w:tcW w:w="1241" w:type="pct"/>
            <w:tcBorders>
              <w:top w:val="nil"/>
              <w:left w:val="nil"/>
              <w:bottom w:val="single" w:sz="4" w:space="0" w:color="auto"/>
              <w:right w:val="single" w:sz="4" w:space="0" w:color="auto"/>
            </w:tcBorders>
            <w:shd w:val="clear" w:color="auto" w:fill="auto"/>
            <w:noWrap/>
            <w:vAlign w:val="bottom"/>
            <w:hideMark/>
          </w:tcPr>
          <w:p w14:paraId="2166482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6BEAC8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25</w:t>
            </w:r>
          </w:p>
        </w:tc>
        <w:tc>
          <w:tcPr>
            <w:tcW w:w="1423" w:type="pct"/>
            <w:tcBorders>
              <w:top w:val="nil"/>
              <w:left w:val="nil"/>
              <w:bottom w:val="single" w:sz="4" w:space="0" w:color="auto"/>
              <w:right w:val="single" w:sz="4" w:space="0" w:color="auto"/>
            </w:tcBorders>
            <w:shd w:val="clear" w:color="auto" w:fill="auto"/>
            <w:noWrap/>
            <w:vAlign w:val="bottom"/>
            <w:hideMark/>
          </w:tcPr>
          <w:p w14:paraId="29110F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12,00%</w:t>
            </w:r>
          </w:p>
        </w:tc>
      </w:tr>
      <w:tr w:rsidR="00EB23E4" w:rsidRPr="00761719" w14:paraId="4B63997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617AD7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3C</w:t>
            </w:r>
          </w:p>
        </w:tc>
        <w:tc>
          <w:tcPr>
            <w:tcW w:w="1241" w:type="pct"/>
            <w:tcBorders>
              <w:top w:val="nil"/>
              <w:left w:val="nil"/>
              <w:bottom w:val="single" w:sz="4" w:space="0" w:color="auto"/>
              <w:right w:val="single" w:sz="4" w:space="0" w:color="auto"/>
            </w:tcBorders>
            <w:shd w:val="clear" w:color="auto" w:fill="auto"/>
            <w:noWrap/>
            <w:vAlign w:val="bottom"/>
            <w:hideMark/>
          </w:tcPr>
          <w:p w14:paraId="75661FC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69DDA03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7658E5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44,44%</w:t>
            </w:r>
          </w:p>
        </w:tc>
      </w:tr>
      <w:tr w:rsidR="00EB23E4" w:rsidRPr="00761719" w14:paraId="4CE13037"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70265A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3M</w:t>
            </w:r>
          </w:p>
        </w:tc>
        <w:tc>
          <w:tcPr>
            <w:tcW w:w="1241" w:type="pct"/>
            <w:tcBorders>
              <w:top w:val="nil"/>
              <w:left w:val="nil"/>
              <w:bottom w:val="single" w:sz="4" w:space="0" w:color="auto"/>
              <w:right w:val="single" w:sz="4" w:space="0" w:color="auto"/>
            </w:tcBorders>
            <w:shd w:val="clear" w:color="auto" w:fill="auto"/>
            <w:noWrap/>
            <w:vAlign w:val="bottom"/>
            <w:hideMark/>
          </w:tcPr>
          <w:p w14:paraId="4203B8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23B89D8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w:t>
            </w:r>
          </w:p>
        </w:tc>
        <w:tc>
          <w:tcPr>
            <w:tcW w:w="1423" w:type="pct"/>
            <w:tcBorders>
              <w:top w:val="nil"/>
              <w:left w:val="nil"/>
              <w:bottom w:val="single" w:sz="4" w:space="0" w:color="auto"/>
              <w:right w:val="single" w:sz="4" w:space="0" w:color="auto"/>
            </w:tcBorders>
            <w:shd w:val="clear" w:color="auto" w:fill="auto"/>
            <w:noWrap/>
            <w:vAlign w:val="bottom"/>
            <w:hideMark/>
          </w:tcPr>
          <w:p w14:paraId="7C7FC62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14,29%</w:t>
            </w:r>
          </w:p>
        </w:tc>
      </w:tr>
      <w:tr w:rsidR="00EB23E4" w:rsidRPr="00761719" w14:paraId="6E4D2977"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6037F6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3N</w:t>
            </w:r>
          </w:p>
        </w:tc>
        <w:tc>
          <w:tcPr>
            <w:tcW w:w="1241" w:type="pct"/>
            <w:tcBorders>
              <w:top w:val="nil"/>
              <w:left w:val="nil"/>
              <w:bottom w:val="single" w:sz="4" w:space="0" w:color="auto"/>
              <w:right w:val="single" w:sz="4" w:space="0" w:color="auto"/>
            </w:tcBorders>
            <w:shd w:val="clear" w:color="auto" w:fill="auto"/>
            <w:noWrap/>
            <w:vAlign w:val="bottom"/>
            <w:hideMark/>
          </w:tcPr>
          <w:p w14:paraId="7F3C637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181" w:type="pct"/>
            <w:tcBorders>
              <w:top w:val="nil"/>
              <w:left w:val="nil"/>
              <w:bottom w:val="single" w:sz="4" w:space="0" w:color="auto"/>
              <w:right w:val="single" w:sz="4" w:space="0" w:color="auto"/>
            </w:tcBorders>
            <w:shd w:val="clear" w:color="auto" w:fill="auto"/>
            <w:noWrap/>
            <w:vAlign w:val="bottom"/>
            <w:hideMark/>
          </w:tcPr>
          <w:p w14:paraId="4ABFE72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w:t>
            </w:r>
          </w:p>
        </w:tc>
        <w:tc>
          <w:tcPr>
            <w:tcW w:w="1423" w:type="pct"/>
            <w:tcBorders>
              <w:top w:val="nil"/>
              <w:left w:val="nil"/>
              <w:bottom w:val="single" w:sz="4" w:space="0" w:color="auto"/>
              <w:right w:val="single" w:sz="4" w:space="0" w:color="auto"/>
            </w:tcBorders>
            <w:shd w:val="clear" w:color="auto" w:fill="auto"/>
            <w:noWrap/>
            <w:vAlign w:val="bottom"/>
            <w:hideMark/>
          </w:tcPr>
          <w:p w14:paraId="3F139BC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30,00%</w:t>
            </w:r>
          </w:p>
        </w:tc>
      </w:tr>
      <w:tr w:rsidR="00EB23E4" w:rsidRPr="00761719" w14:paraId="40594B2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13CAF3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3P</w:t>
            </w:r>
          </w:p>
        </w:tc>
        <w:tc>
          <w:tcPr>
            <w:tcW w:w="1241" w:type="pct"/>
            <w:tcBorders>
              <w:top w:val="nil"/>
              <w:left w:val="nil"/>
              <w:bottom w:val="single" w:sz="4" w:space="0" w:color="auto"/>
              <w:right w:val="single" w:sz="4" w:space="0" w:color="auto"/>
            </w:tcBorders>
            <w:shd w:val="clear" w:color="auto" w:fill="auto"/>
            <w:noWrap/>
            <w:vAlign w:val="bottom"/>
            <w:hideMark/>
          </w:tcPr>
          <w:p w14:paraId="3019D97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6AB8B54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423" w:type="pct"/>
            <w:tcBorders>
              <w:top w:val="nil"/>
              <w:left w:val="nil"/>
              <w:bottom w:val="single" w:sz="4" w:space="0" w:color="auto"/>
              <w:right w:val="single" w:sz="4" w:space="0" w:color="auto"/>
            </w:tcBorders>
            <w:shd w:val="clear" w:color="auto" w:fill="auto"/>
            <w:noWrap/>
            <w:vAlign w:val="bottom"/>
            <w:hideMark/>
          </w:tcPr>
          <w:p w14:paraId="4B10033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57,14%</w:t>
            </w:r>
          </w:p>
        </w:tc>
      </w:tr>
      <w:tr w:rsidR="00EB23E4" w:rsidRPr="00761719" w14:paraId="1A0F5B5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CA5B52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4A</w:t>
            </w:r>
          </w:p>
        </w:tc>
        <w:tc>
          <w:tcPr>
            <w:tcW w:w="1241" w:type="pct"/>
            <w:tcBorders>
              <w:top w:val="nil"/>
              <w:left w:val="nil"/>
              <w:bottom w:val="single" w:sz="4" w:space="0" w:color="auto"/>
              <w:right w:val="single" w:sz="4" w:space="0" w:color="auto"/>
            </w:tcBorders>
            <w:shd w:val="clear" w:color="auto" w:fill="auto"/>
            <w:noWrap/>
            <w:vAlign w:val="bottom"/>
            <w:hideMark/>
          </w:tcPr>
          <w:p w14:paraId="3C2418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4FD9273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58C1B3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16,67%</w:t>
            </w:r>
          </w:p>
        </w:tc>
      </w:tr>
      <w:tr w:rsidR="00EB23E4" w:rsidRPr="00761719" w14:paraId="7E20474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A30C4E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4B</w:t>
            </w:r>
          </w:p>
        </w:tc>
        <w:tc>
          <w:tcPr>
            <w:tcW w:w="1241" w:type="pct"/>
            <w:tcBorders>
              <w:top w:val="nil"/>
              <w:left w:val="nil"/>
              <w:bottom w:val="single" w:sz="4" w:space="0" w:color="auto"/>
              <w:right w:val="single" w:sz="4" w:space="0" w:color="auto"/>
            </w:tcBorders>
            <w:shd w:val="clear" w:color="auto" w:fill="auto"/>
            <w:noWrap/>
            <w:vAlign w:val="bottom"/>
            <w:hideMark/>
          </w:tcPr>
          <w:p w14:paraId="1BFF45D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2B25F94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15</w:t>
            </w:r>
          </w:p>
        </w:tc>
        <w:tc>
          <w:tcPr>
            <w:tcW w:w="1423" w:type="pct"/>
            <w:tcBorders>
              <w:top w:val="nil"/>
              <w:left w:val="nil"/>
              <w:bottom w:val="single" w:sz="4" w:space="0" w:color="auto"/>
              <w:right w:val="single" w:sz="4" w:space="0" w:color="auto"/>
            </w:tcBorders>
            <w:shd w:val="clear" w:color="auto" w:fill="auto"/>
            <w:noWrap/>
            <w:vAlign w:val="bottom"/>
            <w:hideMark/>
          </w:tcPr>
          <w:p w14:paraId="6AD8116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20,00%</w:t>
            </w:r>
          </w:p>
        </w:tc>
      </w:tr>
      <w:tr w:rsidR="00EB23E4" w:rsidRPr="00761719" w14:paraId="4BF459F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75B44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4C</w:t>
            </w:r>
          </w:p>
        </w:tc>
        <w:tc>
          <w:tcPr>
            <w:tcW w:w="1241" w:type="pct"/>
            <w:tcBorders>
              <w:top w:val="nil"/>
              <w:left w:val="nil"/>
              <w:bottom w:val="single" w:sz="4" w:space="0" w:color="auto"/>
              <w:right w:val="single" w:sz="4" w:space="0" w:color="auto"/>
            </w:tcBorders>
            <w:shd w:val="clear" w:color="auto" w:fill="auto"/>
            <w:noWrap/>
            <w:vAlign w:val="bottom"/>
            <w:hideMark/>
          </w:tcPr>
          <w:p w14:paraId="4368C75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w:t>
            </w:r>
          </w:p>
        </w:tc>
        <w:tc>
          <w:tcPr>
            <w:tcW w:w="1181" w:type="pct"/>
            <w:tcBorders>
              <w:top w:val="nil"/>
              <w:left w:val="nil"/>
              <w:bottom w:val="single" w:sz="4" w:space="0" w:color="auto"/>
              <w:right w:val="single" w:sz="4" w:space="0" w:color="auto"/>
            </w:tcBorders>
            <w:shd w:val="clear" w:color="auto" w:fill="auto"/>
            <w:noWrap/>
            <w:vAlign w:val="bottom"/>
            <w:hideMark/>
          </w:tcPr>
          <w:p w14:paraId="25B38BA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11</w:t>
            </w:r>
          </w:p>
        </w:tc>
        <w:tc>
          <w:tcPr>
            <w:tcW w:w="1423" w:type="pct"/>
            <w:tcBorders>
              <w:top w:val="nil"/>
              <w:left w:val="nil"/>
              <w:bottom w:val="single" w:sz="4" w:space="0" w:color="auto"/>
              <w:right w:val="single" w:sz="4" w:space="0" w:color="auto"/>
            </w:tcBorders>
            <w:shd w:val="clear" w:color="auto" w:fill="auto"/>
            <w:noWrap/>
            <w:vAlign w:val="bottom"/>
            <w:hideMark/>
          </w:tcPr>
          <w:p w14:paraId="7400561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72,73%</w:t>
            </w:r>
          </w:p>
        </w:tc>
      </w:tr>
      <w:tr w:rsidR="00EB23E4" w:rsidRPr="00761719" w14:paraId="3F8B2CA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82C6B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4K</w:t>
            </w:r>
          </w:p>
        </w:tc>
        <w:tc>
          <w:tcPr>
            <w:tcW w:w="1241" w:type="pct"/>
            <w:tcBorders>
              <w:top w:val="nil"/>
              <w:left w:val="nil"/>
              <w:bottom w:val="single" w:sz="4" w:space="0" w:color="auto"/>
              <w:right w:val="single" w:sz="4" w:space="0" w:color="auto"/>
            </w:tcBorders>
            <w:shd w:val="clear" w:color="auto" w:fill="auto"/>
            <w:noWrap/>
            <w:vAlign w:val="bottom"/>
            <w:hideMark/>
          </w:tcPr>
          <w:p w14:paraId="5B19FAF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EBCC1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7A44E1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33,33%</w:t>
            </w:r>
          </w:p>
        </w:tc>
      </w:tr>
      <w:tr w:rsidR="00EB23E4" w:rsidRPr="00761719" w14:paraId="375A9E7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93C33E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4M</w:t>
            </w:r>
          </w:p>
        </w:tc>
        <w:tc>
          <w:tcPr>
            <w:tcW w:w="1241" w:type="pct"/>
            <w:tcBorders>
              <w:top w:val="nil"/>
              <w:left w:val="nil"/>
              <w:bottom w:val="single" w:sz="4" w:space="0" w:color="auto"/>
              <w:right w:val="single" w:sz="4" w:space="0" w:color="auto"/>
            </w:tcBorders>
            <w:shd w:val="clear" w:color="auto" w:fill="auto"/>
            <w:noWrap/>
            <w:vAlign w:val="bottom"/>
            <w:hideMark/>
          </w:tcPr>
          <w:p w14:paraId="75A09BE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181" w:type="pct"/>
            <w:tcBorders>
              <w:top w:val="nil"/>
              <w:left w:val="nil"/>
              <w:bottom w:val="single" w:sz="4" w:space="0" w:color="auto"/>
              <w:right w:val="single" w:sz="4" w:space="0" w:color="auto"/>
            </w:tcBorders>
            <w:shd w:val="clear" w:color="auto" w:fill="auto"/>
            <w:noWrap/>
            <w:vAlign w:val="bottom"/>
            <w:hideMark/>
          </w:tcPr>
          <w:p w14:paraId="2D88FAF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423" w:type="pct"/>
            <w:tcBorders>
              <w:top w:val="nil"/>
              <w:left w:val="nil"/>
              <w:bottom w:val="single" w:sz="4" w:space="0" w:color="auto"/>
              <w:right w:val="single" w:sz="4" w:space="0" w:color="auto"/>
            </w:tcBorders>
            <w:shd w:val="clear" w:color="auto" w:fill="auto"/>
            <w:noWrap/>
            <w:vAlign w:val="bottom"/>
            <w:hideMark/>
          </w:tcPr>
          <w:p w14:paraId="7B1031F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50,00%</w:t>
            </w:r>
          </w:p>
        </w:tc>
      </w:tr>
      <w:tr w:rsidR="00EB23E4" w:rsidRPr="00761719" w14:paraId="0F5C796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A7DEFE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4N</w:t>
            </w:r>
          </w:p>
        </w:tc>
        <w:tc>
          <w:tcPr>
            <w:tcW w:w="1241" w:type="pct"/>
            <w:tcBorders>
              <w:top w:val="nil"/>
              <w:left w:val="nil"/>
              <w:bottom w:val="single" w:sz="4" w:space="0" w:color="auto"/>
              <w:right w:val="single" w:sz="4" w:space="0" w:color="auto"/>
            </w:tcBorders>
            <w:shd w:val="clear" w:color="auto" w:fill="auto"/>
            <w:noWrap/>
            <w:vAlign w:val="bottom"/>
            <w:hideMark/>
          </w:tcPr>
          <w:p w14:paraId="3C69655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181" w:type="pct"/>
            <w:tcBorders>
              <w:top w:val="nil"/>
              <w:left w:val="nil"/>
              <w:bottom w:val="single" w:sz="4" w:space="0" w:color="auto"/>
              <w:right w:val="single" w:sz="4" w:space="0" w:color="auto"/>
            </w:tcBorders>
            <w:shd w:val="clear" w:color="auto" w:fill="auto"/>
            <w:noWrap/>
            <w:vAlign w:val="bottom"/>
            <w:hideMark/>
          </w:tcPr>
          <w:p w14:paraId="3262383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18</w:t>
            </w:r>
          </w:p>
        </w:tc>
        <w:tc>
          <w:tcPr>
            <w:tcW w:w="1423" w:type="pct"/>
            <w:tcBorders>
              <w:top w:val="nil"/>
              <w:left w:val="nil"/>
              <w:bottom w:val="single" w:sz="4" w:space="0" w:color="auto"/>
              <w:right w:val="single" w:sz="4" w:space="0" w:color="auto"/>
            </w:tcBorders>
            <w:shd w:val="clear" w:color="auto" w:fill="auto"/>
            <w:noWrap/>
            <w:vAlign w:val="bottom"/>
            <w:hideMark/>
          </w:tcPr>
          <w:p w14:paraId="7D14506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33,33%</w:t>
            </w:r>
          </w:p>
        </w:tc>
      </w:tr>
      <w:tr w:rsidR="00EB23E4" w:rsidRPr="00761719" w14:paraId="0E3BFA0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9A90D2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4P</w:t>
            </w:r>
          </w:p>
        </w:tc>
        <w:tc>
          <w:tcPr>
            <w:tcW w:w="1241" w:type="pct"/>
            <w:tcBorders>
              <w:top w:val="nil"/>
              <w:left w:val="nil"/>
              <w:bottom w:val="single" w:sz="4" w:space="0" w:color="auto"/>
              <w:right w:val="single" w:sz="4" w:space="0" w:color="auto"/>
            </w:tcBorders>
            <w:shd w:val="clear" w:color="auto" w:fill="auto"/>
            <w:noWrap/>
            <w:vAlign w:val="bottom"/>
            <w:hideMark/>
          </w:tcPr>
          <w:p w14:paraId="156A4A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29AFD5E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59AE493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80,00%</w:t>
            </w:r>
          </w:p>
        </w:tc>
      </w:tr>
      <w:tr w:rsidR="00EB23E4" w:rsidRPr="00761719" w14:paraId="0B5F7B0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DF3D51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5A</w:t>
            </w:r>
          </w:p>
        </w:tc>
        <w:tc>
          <w:tcPr>
            <w:tcW w:w="1241" w:type="pct"/>
            <w:tcBorders>
              <w:top w:val="nil"/>
              <w:left w:val="nil"/>
              <w:bottom w:val="single" w:sz="4" w:space="0" w:color="auto"/>
              <w:right w:val="single" w:sz="4" w:space="0" w:color="auto"/>
            </w:tcBorders>
            <w:shd w:val="clear" w:color="auto" w:fill="auto"/>
            <w:noWrap/>
            <w:vAlign w:val="bottom"/>
            <w:hideMark/>
          </w:tcPr>
          <w:p w14:paraId="7E4247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4FC717F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44</w:t>
            </w:r>
          </w:p>
        </w:tc>
        <w:tc>
          <w:tcPr>
            <w:tcW w:w="1423" w:type="pct"/>
            <w:tcBorders>
              <w:top w:val="nil"/>
              <w:left w:val="nil"/>
              <w:bottom w:val="single" w:sz="4" w:space="0" w:color="auto"/>
              <w:right w:val="single" w:sz="4" w:space="0" w:color="auto"/>
            </w:tcBorders>
            <w:shd w:val="clear" w:color="auto" w:fill="auto"/>
            <w:noWrap/>
            <w:vAlign w:val="bottom"/>
            <w:hideMark/>
          </w:tcPr>
          <w:p w14:paraId="23EE632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2,27%</w:t>
            </w:r>
          </w:p>
        </w:tc>
      </w:tr>
      <w:tr w:rsidR="00EB23E4" w:rsidRPr="00761719" w14:paraId="0126769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8FFB8E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5B</w:t>
            </w:r>
          </w:p>
        </w:tc>
        <w:tc>
          <w:tcPr>
            <w:tcW w:w="1241" w:type="pct"/>
            <w:tcBorders>
              <w:top w:val="nil"/>
              <w:left w:val="nil"/>
              <w:bottom w:val="single" w:sz="4" w:space="0" w:color="auto"/>
              <w:right w:val="single" w:sz="4" w:space="0" w:color="auto"/>
            </w:tcBorders>
            <w:shd w:val="clear" w:color="auto" w:fill="auto"/>
            <w:noWrap/>
            <w:vAlign w:val="bottom"/>
            <w:hideMark/>
          </w:tcPr>
          <w:p w14:paraId="356524F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44840F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41</w:t>
            </w:r>
          </w:p>
        </w:tc>
        <w:tc>
          <w:tcPr>
            <w:tcW w:w="1423" w:type="pct"/>
            <w:tcBorders>
              <w:top w:val="nil"/>
              <w:left w:val="nil"/>
              <w:bottom w:val="single" w:sz="4" w:space="0" w:color="auto"/>
              <w:right w:val="single" w:sz="4" w:space="0" w:color="auto"/>
            </w:tcBorders>
            <w:shd w:val="clear" w:color="auto" w:fill="auto"/>
            <w:noWrap/>
            <w:vAlign w:val="bottom"/>
            <w:hideMark/>
          </w:tcPr>
          <w:p w14:paraId="62F236A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7,32%</w:t>
            </w:r>
          </w:p>
        </w:tc>
      </w:tr>
      <w:tr w:rsidR="00EB23E4" w:rsidRPr="00761719" w14:paraId="4760582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BA11A6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5C</w:t>
            </w:r>
          </w:p>
        </w:tc>
        <w:tc>
          <w:tcPr>
            <w:tcW w:w="1241" w:type="pct"/>
            <w:tcBorders>
              <w:top w:val="nil"/>
              <w:left w:val="nil"/>
              <w:bottom w:val="single" w:sz="4" w:space="0" w:color="auto"/>
              <w:right w:val="single" w:sz="4" w:space="0" w:color="auto"/>
            </w:tcBorders>
            <w:shd w:val="clear" w:color="auto" w:fill="auto"/>
            <w:noWrap/>
            <w:vAlign w:val="bottom"/>
            <w:hideMark/>
          </w:tcPr>
          <w:p w14:paraId="2E7E080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370</w:t>
            </w:r>
          </w:p>
        </w:tc>
        <w:tc>
          <w:tcPr>
            <w:tcW w:w="1181" w:type="pct"/>
            <w:tcBorders>
              <w:top w:val="nil"/>
              <w:left w:val="nil"/>
              <w:bottom w:val="single" w:sz="4" w:space="0" w:color="auto"/>
              <w:right w:val="single" w:sz="4" w:space="0" w:color="auto"/>
            </w:tcBorders>
            <w:shd w:val="clear" w:color="auto" w:fill="auto"/>
            <w:noWrap/>
            <w:vAlign w:val="bottom"/>
            <w:hideMark/>
          </w:tcPr>
          <w:p w14:paraId="3406E57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602</w:t>
            </w:r>
          </w:p>
        </w:tc>
        <w:tc>
          <w:tcPr>
            <w:tcW w:w="1423" w:type="pct"/>
            <w:tcBorders>
              <w:top w:val="nil"/>
              <w:left w:val="nil"/>
              <w:bottom w:val="single" w:sz="4" w:space="0" w:color="auto"/>
              <w:right w:val="single" w:sz="4" w:space="0" w:color="auto"/>
            </w:tcBorders>
            <w:shd w:val="clear" w:color="auto" w:fill="auto"/>
            <w:noWrap/>
            <w:vAlign w:val="bottom"/>
            <w:hideMark/>
          </w:tcPr>
          <w:p w14:paraId="079DAF7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61,46%</w:t>
            </w:r>
          </w:p>
        </w:tc>
      </w:tr>
      <w:tr w:rsidR="00EB23E4" w:rsidRPr="00761719" w14:paraId="6A11258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62251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5H</w:t>
            </w:r>
          </w:p>
        </w:tc>
        <w:tc>
          <w:tcPr>
            <w:tcW w:w="1241" w:type="pct"/>
            <w:tcBorders>
              <w:top w:val="nil"/>
              <w:left w:val="nil"/>
              <w:bottom w:val="single" w:sz="4" w:space="0" w:color="auto"/>
              <w:right w:val="single" w:sz="4" w:space="0" w:color="auto"/>
            </w:tcBorders>
            <w:shd w:val="clear" w:color="auto" w:fill="auto"/>
            <w:noWrap/>
            <w:vAlign w:val="bottom"/>
            <w:hideMark/>
          </w:tcPr>
          <w:p w14:paraId="7DAF58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4ADD7CE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w:t>
            </w:r>
          </w:p>
        </w:tc>
        <w:tc>
          <w:tcPr>
            <w:tcW w:w="1423" w:type="pct"/>
            <w:tcBorders>
              <w:top w:val="nil"/>
              <w:left w:val="nil"/>
              <w:bottom w:val="single" w:sz="4" w:space="0" w:color="auto"/>
              <w:right w:val="single" w:sz="4" w:space="0" w:color="auto"/>
            </w:tcBorders>
            <w:shd w:val="clear" w:color="auto" w:fill="auto"/>
            <w:noWrap/>
            <w:vAlign w:val="bottom"/>
            <w:hideMark/>
          </w:tcPr>
          <w:p w14:paraId="2E0DFF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12,50%</w:t>
            </w:r>
          </w:p>
        </w:tc>
      </w:tr>
      <w:tr w:rsidR="00EB23E4" w:rsidRPr="00761719" w14:paraId="73E4858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ED88D9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5J</w:t>
            </w:r>
          </w:p>
        </w:tc>
        <w:tc>
          <w:tcPr>
            <w:tcW w:w="1241" w:type="pct"/>
            <w:tcBorders>
              <w:top w:val="nil"/>
              <w:left w:val="nil"/>
              <w:bottom w:val="single" w:sz="4" w:space="0" w:color="auto"/>
              <w:right w:val="single" w:sz="4" w:space="0" w:color="auto"/>
            </w:tcBorders>
            <w:shd w:val="clear" w:color="auto" w:fill="auto"/>
            <w:noWrap/>
            <w:vAlign w:val="bottom"/>
            <w:hideMark/>
          </w:tcPr>
          <w:p w14:paraId="44BBED5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788DBBA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423" w:type="pct"/>
            <w:tcBorders>
              <w:top w:val="nil"/>
              <w:left w:val="nil"/>
              <w:bottom w:val="single" w:sz="4" w:space="0" w:color="auto"/>
              <w:right w:val="single" w:sz="4" w:space="0" w:color="auto"/>
            </w:tcBorders>
            <w:shd w:val="clear" w:color="auto" w:fill="auto"/>
            <w:noWrap/>
            <w:vAlign w:val="bottom"/>
            <w:hideMark/>
          </w:tcPr>
          <w:p w14:paraId="706529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28,57%</w:t>
            </w:r>
          </w:p>
        </w:tc>
      </w:tr>
      <w:tr w:rsidR="00EB23E4" w:rsidRPr="00761719" w14:paraId="196591E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0E27F1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5K</w:t>
            </w:r>
          </w:p>
        </w:tc>
        <w:tc>
          <w:tcPr>
            <w:tcW w:w="1241" w:type="pct"/>
            <w:tcBorders>
              <w:top w:val="nil"/>
              <w:left w:val="nil"/>
              <w:bottom w:val="single" w:sz="4" w:space="0" w:color="auto"/>
              <w:right w:val="single" w:sz="4" w:space="0" w:color="auto"/>
            </w:tcBorders>
            <w:shd w:val="clear" w:color="auto" w:fill="auto"/>
            <w:noWrap/>
            <w:vAlign w:val="bottom"/>
            <w:hideMark/>
          </w:tcPr>
          <w:p w14:paraId="2C32EF2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181" w:type="pct"/>
            <w:tcBorders>
              <w:top w:val="nil"/>
              <w:left w:val="nil"/>
              <w:bottom w:val="single" w:sz="4" w:space="0" w:color="auto"/>
              <w:right w:val="single" w:sz="4" w:space="0" w:color="auto"/>
            </w:tcBorders>
            <w:shd w:val="clear" w:color="auto" w:fill="auto"/>
            <w:noWrap/>
            <w:vAlign w:val="bottom"/>
            <w:hideMark/>
          </w:tcPr>
          <w:p w14:paraId="390E45F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63</w:t>
            </w:r>
          </w:p>
        </w:tc>
        <w:tc>
          <w:tcPr>
            <w:tcW w:w="1423" w:type="pct"/>
            <w:tcBorders>
              <w:top w:val="nil"/>
              <w:left w:val="nil"/>
              <w:bottom w:val="single" w:sz="4" w:space="0" w:color="auto"/>
              <w:right w:val="single" w:sz="4" w:space="0" w:color="auto"/>
            </w:tcBorders>
            <w:shd w:val="clear" w:color="auto" w:fill="auto"/>
            <w:noWrap/>
            <w:vAlign w:val="bottom"/>
            <w:hideMark/>
          </w:tcPr>
          <w:p w14:paraId="739E426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15,87%</w:t>
            </w:r>
          </w:p>
        </w:tc>
      </w:tr>
      <w:tr w:rsidR="00EB23E4" w:rsidRPr="00761719" w14:paraId="09C4119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89B1EC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5N</w:t>
            </w:r>
          </w:p>
        </w:tc>
        <w:tc>
          <w:tcPr>
            <w:tcW w:w="1241" w:type="pct"/>
            <w:tcBorders>
              <w:top w:val="nil"/>
              <w:left w:val="nil"/>
              <w:bottom w:val="single" w:sz="4" w:space="0" w:color="auto"/>
              <w:right w:val="single" w:sz="4" w:space="0" w:color="auto"/>
            </w:tcBorders>
            <w:shd w:val="clear" w:color="auto" w:fill="auto"/>
            <w:noWrap/>
            <w:vAlign w:val="bottom"/>
            <w:hideMark/>
          </w:tcPr>
          <w:p w14:paraId="21F8027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42848BF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w:t>
            </w:r>
          </w:p>
        </w:tc>
        <w:tc>
          <w:tcPr>
            <w:tcW w:w="1423" w:type="pct"/>
            <w:tcBorders>
              <w:top w:val="nil"/>
              <w:left w:val="nil"/>
              <w:bottom w:val="single" w:sz="4" w:space="0" w:color="auto"/>
              <w:right w:val="single" w:sz="4" w:space="0" w:color="auto"/>
            </w:tcBorders>
            <w:shd w:val="clear" w:color="auto" w:fill="auto"/>
            <w:noWrap/>
            <w:vAlign w:val="bottom"/>
            <w:hideMark/>
          </w:tcPr>
          <w:p w14:paraId="71F9732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5,88%</w:t>
            </w:r>
          </w:p>
        </w:tc>
      </w:tr>
      <w:tr w:rsidR="00EB23E4" w:rsidRPr="00761719" w14:paraId="097968BE"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1E28C2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5P</w:t>
            </w:r>
          </w:p>
        </w:tc>
        <w:tc>
          <w:tcPr>
            <w:tcW w:w="1241" w:type="pct"/>
            <w:tcBorders>
              <w:top w:val="nil"/>
              <w:left w:val="nil"/>
              <w:bottom w:val="single" w:sz="4" w:space="0" w:color="auto"/>
              <w:right w:val="single" w:sz="4" w:space="0" w:color="auto"/>
            </w:tcBorders>
            <w:shd w:val="clear" w:color="auto" w:fill="auto"/>
            <w:noWrap/>
            <w:vAlign w:val="bottom"/>
            <w:hideMark/>
          </w:tcPr>
          <w:p w14:paraId="2B2812B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3B626F5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423" w:type="pct"/>
            <w:tcBorders>
              <w:top w:val="nil"/>
              <w:left w:val="nil"/>
              <w:bottom w:val="single" w:sz="4" w:space="0" w:color="auto"/>
              <w:right w:val="single" w:sz="4" w:space="0" w:color="auto"/>
            </w:tcBorders>
            <w:shd w:val="clear" w:color="auto" w:fill="auto"/>
            <w:noWrap/>
            <w:vAlign w:val="bottom"/>
            <w:hideMark/>
          </w:tcPr>
          <w:p w14:paraId="4A5712C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50,00%</w:t>
            </w:r>
          </w:p>
        </w:tc>
      </w:tr>
      <w:tr w:rsidR="00EB23E4" w:rsidRPr="00761719" w14:paraId="19187FA4"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1B3F6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5E</w:t>
            </w:r>
          </w:p>
        </w:tc>
        <w:tc>
          <w:tcPr>
            <w:tcW w:w="1241" w:type="pct"/>
            <w:tcBorders>
              <w:top w:val="nil"/>
              <w:left w:val="nil"/>
              <w:bottom w:val="single" w:sz="4" w:space="0" w:color="auto"/>
              <w:right w:val="single" w:sz="4" w:space="0" w:color="auto"/>
            </w:tcBorders>
            <w:shd w:val="clear" w:color="auto" w:fill="auto"/>
            <w:noWrap/>
            <w:vAlign w:val="bottom"/>
            <w:hideMark/>
          </w:tcPr>
          <w:p w14:paraId="4010C02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DA8D7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423" w:type="pct"/>
            <w:tcBorders>
              <w:top w:val="nil"/>
              <w:left w:val="nil"/>
              <w:bottom w:val="single" w:sz="4" w:space="0" w:color="auto"/>
              <w:right w:val="single" w:sz="4" w:space="0" w:color="auto"/>
            </w:tcBorders>
            <w:shd w:val="clear" w:color="auto" w:fill="auto"/>
            <w:noWrap/>
            <w:vAlign w:val="bottom"/>
            <w:hideMark/>
          </w:tcPr>
          <w:p w14:paraId="3172B86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54679E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E5699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5L</w:t>
            </w:r>
          </w:p>
        </w:tc>
        <w:tc>
          <w:tcPr>
            <w:tcW w:w="1241" w:type="pct"/>
            <w:tcBorders>
              <w:top w:val="nil"/>
              <w:left w:val="nil"/>
              <w:bottom w:val="single" w:sz="4" w:space="0" w:color="auto"/>
              <w:right w:val="single" w:sz="4" w:space="0" w:color="auto"/>
            </w:tcBorders>
            <w:shd w:val="clear" w:color="auto" w:fill="auto"/>
            <w:noWrap/>
            <w:vAlign w:val="bottom"/>
            <w:hideMark/>
          </w:tcPr>
          <w:p w14:paraId="0B112D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2D0CAC8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5A435CA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40EA2A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BFDA8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5M</w:t>
            </w:r>
          </w:p>
        </w:tc>
        <w:tc>
          <w:tcPr>
            <w:tcW w:w="1241" w:type="pct"/>
            <w:tcBorders>
              <w:top w:val="nil"/>
              <w:left w:val="nil"/>
              <w:bottom w:val="single" w:sz="4" w:space="0" w:color="auto"/>
              <w:right w:val="single" w:sz="4" w:space="0" w:color="auto"/>
            </w:tcBorders>
            <w:shd w:val="clear" w:color="auto" w:fill="auto"/>
            <w:noWrap/>
            <w:vAlign w:val="bottom"/>
            <w:hideMark/>
          </w:tcPr>
          <w:p w14:paraId="6A2F42A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321E250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497EE47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7D4C3E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082FE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2H</w:t>
            </w:r>
          </w:p>
        </w:tc>
        <w:tc>
          <w:tcPr>
            <w:tcW w:w="1241" w:type="pct"/>
            <w:tcBorders>
              <w:top w:val="nil"/>
              <w:left w:val="nil"/>
              <w:bottom w:val="single" w:sz="4" w:space="0" w:color="auto"/>
              <w:right w:val="single" w:sz="4" w:space="0" w:color="auto"/>
            </w:tcBorders>
            <w:shd w:val="clear" w:color="auto" w:fill="auto"/>
            <w:noWrap/>
            <w:vAlign w:val="bottom"/>
            <w:hideMark/>
          </w:tcPr>
          <w:p w14:paraId="1C6BE97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2E88B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54</w:t>
            </w:r>
          </w:p>
        </w:tc>
        <w:tc>
          <w:tcPr>
            <w:tcW w:w="1423" w:type="pct"/>
            <w:tcBorders>
              <w:top w:val="nil"/>
              <w:left w:val="nil"/>
              <w:bottom w:val="single" w:sz="4" w:space="0" w:color="auto"/>
              <w:right w:val="single" w:sz="4" w:space="0" w:color="auto"/>
            </w:tcBorders>
            <w:shd w:val="clear" w:color="auto" w:fill="auto"/>
            <w:noWrap/>
            <w:vAlign w:val="bottom"/>
            <w:hideMark/>
          </w:tcPr>
          <w:p w14:paraId="5E42E8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35FD5E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86B666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2L</w:t>
            </w:r>
          </w:p>
        </w:tc>
        <w:tc>
          <w:tcPr>
            <w:tcW w:w="1241" w:type="pct"/>
            <w:tcBorders>
              <w:top w:val="nil"/>
              <w:left w:val="nil"/>
              <w:bottom w:val="single" w:sz="4" w:space="0" w:color="auto"/>
              <w:right w:val="single" w:sz="4" w:space="0" w:color="auto"/>
            </w:tcBorders>
            <w:shd w:val="clear" w:color="auto" w:fill="auto"/>
            <w:noWrap/>
            <w:vAlign w:val="bottom"/>
            <w:hideMark/>
          </w:tcPr>
          <w:p w14:paraId="5B446B3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AD0EE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70</w:t>
            </w:r>
          </w:p>
        </w:tc>
        <w:tc>
          <w:tcPr>
            <w:tcW w:w="1423" w:type="pct"/>
            <w:tcBorders>
              <w:top w:val="nil"/>
              <w:left w:val="nil"/>
              <w:bottom w:val="single" w:sz="4" w:space="0" w:color="auto"/>
              <w:right w:val="single" w:sz="4" w:space="0" w:color="auto"/>
            </w:tcBorders>
            <w:shd w:val="clear" w:color="auto" w:fill="auto"/>
            <w:noWrap/>
            <w:vAlign w:val="bottom"/>
            <w:hideMark/>
          </w:tcPr>
          <w:p w14:paraId="6C50D09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47185A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E9DC1A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2R</w:t>
            </w:r>
          </w:p>
        </w:tc>
        <w:tc>
          <w:tcPr>
            <w:tcW w:w="1241" w:type="pct"/>
            <w:tcBorders>
              <w:top w:val="nil"/>
              <w:left w:val="nil"/>
              <w:bottom w:val="single" w:sz="4" w:space="0" w:color="auto"/>
              <w:right w:val="single" w:sz="4" w:space="0" w:color="auto"/>
            </w:tcBorders>
            <w:shd w:val="clear" w:color="auto" w:fill="auto"/>
            <w:noWrap/>
            <w:vAlign w:val="bottom"/>
            <w:hideMark/>
          </w:tcPr>
          <w:p w14:paraId="451C040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ED470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19</w:t>
            </w:r>
          </w:p>
        </w:tc>
        <w:tc>
          <w:tcPr>
            <w:tcW w:w="1423" w:type="pct"/>
            <w:tcBorders>
              <w:top w:val="nil"/>
              <w:left w:val="nil"/>
              <w:bottom w:val="single" w:sz="4" w:space="0" w:color="auto"/>
              <w:right w:val="single" w:sz="4" w:space="0" w:color="auto"/>
            </w:tcBorders>
            <w:shd w:val="clear" w:color="auto" w:fill="auto"/>
            <w:noWrap/>
            <w:vAlign w:val="bottom"/>
            <w:hideMark/>
          </w:tcPr>
          <w:p w14:paraId="16F5F2D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04F74EB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22070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3E</w:t>
            </w:r>
          </w:p>
        </w:tc>
        <w:tc>
          <w:tcPr>
            <w:tcW w:w="1241" w:type="pct"/>
            <w:tcBorders>
              <w:top w:val="nil"/>
              <w:left w:val="nil"/>
              <w:bottom w:val="single" w:sz="4" w:space="0" w:color="auto"/>
              <w:right w:val="single" w:sz="4" w:space="0" w:color="auto"/>
            </w:tcBorders>
            <w:shd w:val="clear" w:color="auto" w:fill="auto"/>
            <w:noWrap/>
            <w:vAlign w:val="bottom"/>
            <w:hideMark/>
          </w:tcPr>
          <w:p w14:paraId="7193E69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202670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413763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C0AC0A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E93BA2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3G</w:t>
            </w:r>
          </w:p>
        </w:tc>
        <w:tc>
          <w:tcPr>
            <w:tcW w:w="1241" w:type="pct"/>
            <w:tcBorders>
              <w:top w:val="nil"/>
              <w:left w:val="nil"/>
              <w:bottom w:val="single" w:sz="4" w:space="0" w:color="auto"/>
              <w:right w:val="single" w:sz="4" w:space="0" w:color="auto"/>
            </w:tcBorders>
            <w:shd w:val="clear" w:color="auto" w:fill="auto"/>
            <w:noWrap/>
            <w:vAlign w:val="bottom"/>
            <w:hideMark/>
          </w:tcPr>
          <w:p w14:paraId="2458D3F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EC973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423" w:type="pct"/>
            <w:tcBorders>
              <w:top w:val="nil"/>
              <w:left w:val="nil"/>
              <w:bottom w:val="single" w:sz="4" w:space="0" w:color="auto"/>
              <w:right w:val="single" w:sz="4" w:space="0" w:color="auto"/>
            </w:tcBorders>
            <w:shd w:val="clear" w:color="auto" w:fill="auto"/>
            <w:noWrap/>
            <w:vAlign w:val="bottom"/>
            <w:hideMark/>
          </w:tcPr>
          <w:p w14:paraId="116A09E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88CC3D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38DA96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3H</w:t>
            </w:r>
          </w:p>
        </w:tc>
        <w:tc>
          <w:tcPr>
            <w:tcW w:w="1241" w:type="pct"/>
            <w:tcBorders>
              <w:top w:val="nil"/>
              <w:left w:val="nil"/>
              <w:bottom w:val="single" w:sz="4" w:space="0" w:color="auto"/>
              <w:right w:val="single" w:sz="4" w:space="0" w:color="auto"/>
            </w:tcBorders>
            <w:shd w:val="clear" w:color="auto" w:fill="auto"/>
            <w:noWrap/>
            <w:vAlign w:val="bottom"/>
            <w:hideMark/>
          </w:tcPr>
          <w:p w14:paraId="5CA97D8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D40C5E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w:t>
            </w:r>
          </w:p>
        </w:tc>
        <w:tc>
          <w:tcPr>
            <w:tcW w:w="1423" w:type="pct"/>
            <w:tcBorders>
              <w:top w:val="nil"/>
              <w:left w:val="nil"/>
              <w:bottom w:val="single" w:sz="4" w:space="0" w:color="auto"/>
              <w:right w:val="single" w:sz="4" w:space="0" w:color="auto"/>
            </w:tcBorders>
            <w:shd w:val="clear" w:color="auto" w:fill="auto"/>
            <w:noWrap/>
            <w:vAlign w:val="bottom"/>
            <w:hideMark/>
          </w:tcPr>
          <w:p w14:paraId="68F636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1E3B33A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40FF1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3I</w:t>
            </w:r>
          </w:p>
        </w:tc>
        <w:tc>
          <w:tcPr>
            <w:tcW w:w="1241" w:type="pct"/>
            <w:tcBorders>
              <w:top w:val="nil"/>
              <w:left w:val="nil"/>
              <w:bottom w:val="single" w:sz="4" w:space="0" w:color="auto"/>
              <w:right w:val="single" w:sz="4" w:space="0" w:color="auto"/>
            </w:tcBorders>
            <w:shd w:val="clear" w:color="auto" w:fill="auto"/>
            <w:noWrap/>
            <w:vAlign w:val="bottom"/>
            <w:hideMark/>
          </w:tcPr>
          <w:p w14:paraId="678711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43AC281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423" w:type="pct"/>
            <w:tcBorders>
              <w:top w:val="nil"/>
              <w:left w:val="nil"/>
              <w:bottom w:val="single" w:sz="4" w:space="0" w:color="auto"/>
              <w:right w:val="single" w:sz="4" w:space="0" w:color="auto"/>
            </w:tcBorders>
            <w:shd w:val="clear" w:color="auto" w:fill="auto"/>
            <w:noWrap/>
            <w:vAlign w:val="bottom"/>
            <w:hideMark/>
          </w:tcPr>
          <w:p w14:paraId="3E8C0F7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EDDCAF4"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038A60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3J</w:t>
            </w:r>
          </w:p>
        </w:tc>
        <w:tc>
          <w:tcPr>
            <w:tcW w:w="1241" w:type="pct"/>
            <w:tcBorders>
              <w:top w:val="nil"/>
              <w:left w:val="nil"/>
              <w:bottom w:val="single" w:sz="4" w:space="0" w:color="auto"/>
              <w:right w:val="single" w:sz="4" w:space="0" w:color="auto"/>
            </w:tcBorders>
            <w:shd w:val="clear" w:color="auto" w:fill="auto"/>
            <w:noWrap/>
            <w:vAlign w:val="bottom"/>
            <w:hideMark/>
          </w:tcPr>
          <w:p w14:paraId="7846C5D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4E1FCA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423" w:type="pct"/>
            <w:tcBorders>
              <w:top w:val="nil"/>
              <w:left w:val="nil"/>
              <w:bottom w:val="single" w:sz="4" w:space="0" w:color="auto"/>
              <w:right w:val="single" w:sz="4" w:space="0" w:color="auto"/>
            </w:tcBorders>
            <w:shd w:val="clear" w:color="auto" w:fill="auto"/>
            <w:noWrap/>
            <w:vAlign w:val="bottom"/>
            <w:hideMark/>
          </w:tcPr>
          <w:p w14:paraId="349EE5A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15E57BF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DBFD9D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3K</w:t>
            </w:r>
          </w:p>
        </w:tc>
        <w:tc>
          <w:tcPr>
            <w:tcW w:w="1241" w:type="pct"/>
            <w:tcBorders>
              <w:top w:val="nil"/>
              <w:left w:val="nil"/>
              <w:bottom w:val="single" w:sz="4" w:space="0" w:color="auto"/>
              <w:right w:val="single" w:sz="4" w:space="0" w:color="auto"/>
            </w:tcBorders>
            <w:shd w:val="clear" w:color="auto" w:fill="auto"/>
            <w:noWrap/>
            <w:vAlign w:val="bottom"/>
            <w:hideMark/>
          </w:tcPr>
          <w:p w14:paraId="3414055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F1D88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2B1D161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E57E73E"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FD0DB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3L</w:t>
            </w:r>
          </w:p>
        </w:tc>
        <w:tc>
          <w:tcPr>
            <w:tcW w:w="1241" w:type="pct"/>
            <w:tcBorders>
              <w:top w:val="nil"/>
              <w:left w:val="nil"/>
              <w:bottom w:val="single" w:sz="4" w:space="0" w:color="auto"/>
              <w:right w:val="single" w:sz="4" w:space="0" w:color="auto"/>
            </w:tcBorders>
            <w:shd w:val="clear" w:color="auto" w:fill="auto"/>
            <w:noWrap/>
            <w:vAlign w:val="bottom"/>
            <w:hideMark/>
          </w:tcPr>
          <w:p w14:paraId="2A935F8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2C4C5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11</w:t>
            </w:r>
          </w:p>
        </w:tc>
        <w:tc>
          <w:tcPr>
            <w:tcW w:w="1423" w:type="pct"/>
            <w:tcBorders>
              <w:top w:val="nil"/>
              <w:left w:val="nil"/>
              <w:bottom w:val="single" w:sz="4" w:space="0" w:color="auto"/>
              <w:right w:val="single" w:sz="4" w:space="0" w:color="auto"/>
            </w:tcBorders>
            <w:shd w:val="clear" w:color="auto" w:fill="auto"/>
            <w:noWrap/>
            <w:vAlign w:val="bottom"/>
            <w:hideMark/>
          </w:tcPr>
          <w:p w14:paraId="01CE9C8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631CCC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D4F2D9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3R</w:t>
            </w:r>
          </w:p>
        </w:tc>
        <w:tc>
          <w:tcPr>
            <w:tcW w:w="1241" w:type="pct"/>
            <w:tcBorders>
              <w:top w:val="nil"/>
              <w:left w:val="nil"/>
              <w:bottom w:val="single" w:sz="4" w:space="0" w:color="auto"/>
              <w:right w:val="single" w:sz="4" w:space="0" w:color="auto"/>
            </w:tcBorders>
            <w:shd w:val="clear" w:color="auto" w:fill="auto"/>
            <w:noWrap/>
            <w:vAlign w:val="bottom"/>
            <w:hideMark/>
          </w:tcPr>
          <w:p w14:paraId="2193B76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3AF050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423" w:type="pct"/>
            <w:tcBorders>
              <w:top w:val="nil"/>
              <w:left w:val="nil"/>
              <w:bottom w:val="single" w:sz="4" w:space="0" w:color="auto"/>
              <w:right w:val="single" w:sz="4" w:space="0" w:color="auto"/>
            </w:tcBorders>
            <w:shd w:val="clear" w:color="auto" w:fill="auto"/>
            <w:noWrap/>
            <w:vAlign w:val="bottom"/>
            <w:hideMark/>
          </w:tcPr>
          <w:p w14:paraId="3039D87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55E6A6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F89EB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4E</w:t>
            </w:r>
          </w:p>
        </w:tc>
        <w:tc>
          <w:tcPr>
            <w:tcW w:w="1241" w:type="pct"/>
            <w:tcBorders>
              <w:top w:val="nil"/>
              <w:left w:val="nil"/>
              <w:bottom w:val="single" w:sz="4" w:space="0" w:color="auto"/>
              <w:right w:val="single" w:sz="4" w:space="0" w:color="auto"/>
            </w:tcBorders>
            <w:shd w:val="clear" w:color="auto" w:fill="auto"/>
            <w:noWrap/>
            <w:vAlign w:val="bottom"/>
            <w:hideMark/>
          </w:tcPr>
          <w:p w14:paraId="590B15C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194E8A9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7528B2C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85CC27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224FEF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4H</w:t>
            </w:r>
          </w:p>
        </w:tc>
        <w:tc>
          <w:tcPr>
            <w:tcW w:w="1241" w:type="pct"/>
            <w:tcBorders>
              <w:top w:val="nil"/>
              <w:left w:val="nil"/>
              <w:bottom w:val="single" w:sz="4" w:space="0" w:color="auto"/>
              <w:right w:val="single" w:sz="4" w:space="0" w:color="auto"/>
            </w:tcBorders>
            <w:shd w:val="clear" w:color="auto" w:fill="auto"/>
            <w:noWrap/>
            <w:vAlign w:val="bottom"/>
            <w:hideMark/>
          </w:tcPr>
          <w:p w14:paraId="6055DB6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8CF464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22C706C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26A535B"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99DEA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4I</w:t>
            </w:r>
          </w:p>
        </w:tc>
        <w:tc>
          <w:tcPr>
            <w:tcW w:w="1241" w:type="pct"/>
            <w:tcBorders>
              <w:top w:val="nil"/>
              <w:left w:val="nil"/>
              <w:bottom w:val="single" w:sz="4" w:space="0" w:color="auto"/>
              <w:right w:val="single" w:sz="4" w:space="0" w:color="auto"/>
            </w:tcBorders>
            <w:shd w:val="clear" w:color="auto" w:fill="auto"/>
            <w:noWrap/>
            <w:vAlign w:val="bottom"/>
            <w:hideMark/>
          </w:tcPr>
          <w:p w14:paraId="2A4C9A8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7D093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77A5E5B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C2C0832"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40C949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4J</w:t>
            </w:r>
          </w:p>
        </w:tc>
        <w:tc>
          <w:tcPr>
            <w:tcW w:w="1241" w:type="pct"/>
            <w:tcBorders>
              <w:top w:val="nil"/>
              <w:left w:val="nil"/>
              <w:bottom w:val="single" w:sz="4" w:space="0" w:color="auto"/>
              <w:right w:val="single" w:sz="4" w:space="0" w:color="auto"/>
            </w:tcBorders>
            <w:shd w:val="clear" w:color="auto" w:fill="auto"/>
            <w:noWrap/>
            <w:vAlign w:val="bottom"/>
            <w:hideMark/>
          </w:tcPr>
          <w:p w14:paraId="61AE1A9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F3FA8C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423" w:type="pct"/>
            <w:tcBorders>
              <w:top w:val="nil"/>
              <w:left w:val="nil"/>
              <w:bottom w:val="single" w:sz="4" w:space="0" w:color="auto"/>
              <w:right w:val="single" w:sz="4" w:space="0" w:color="auto"/>
            </w:tcBorders>
            <w:shd w:val="clear" w:color="auto" w:fill="auto"/>
            <w:noWrap/>
            <w:vAlign w:val="bottom"/>
            <w:hideMark/>
          </w:tcPr>
          <w:p w14:paraId="783A35B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C098C9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043481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4L</w:t>
            </w:r>
          </w:p>
        </w:tc>
        <w:tc>
          <w:tcPr>
            <w:tcW w:w="1241" w:type="pct"/>
            <w:tcBorders>
              <w:top w:val="nil"/>
              <w:left w:val="nil"/>
              <w:bottom w:val="single" w:sz="4" w:space="0" w:color="auto"/>
              <w:right w:val="single" w:sz="4" w:space="0" w:color="auto"/>
            </w:tcBorders>
            <w:shd w:val="clear" w:color="auto" w:fill="auto"/>
            <w:noWrap/>
            <w:vAlign w:val="bottom"/>
            <w:hideMark/>
          </w:tcPr>
          <w:p w14:paraId="6031AA2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C5916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30CC634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BB3891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5641325"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TOTAL</w:t>
            </w:r>
          </w:p>
        </w:tc>
        <w:tc>
          <w:tcPr>
            <w:tcW w:w="1241" w:type="pct"/>
            <w:tcBorders>
              <w:top w:val="nil"/>
              <w:left w:val="nil"/>
              <w:bottom w:val="single" w:sz="4" w:space="0" w:color="auto"/>
              <w:right w:val="single" w:sz="4" w:space="0" w:color="auto"/>
            </w:tcBorders>
            <w:shd w:val="clear" w:color="auto" w:fill="auto"/>
            <w:noWrap/>
            <w:vAlign w:val="bottom"/>
            <w:hideMark/>
          </w:tcPr>
          <w:p w14:paraId="6B3F171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550</w:t>
            </w:r>
          </w:p>
        </w:tc>
        <w:tc>
          <w:tcPr>
            <w:tcW w:w="1181" w:type="pct"/>
            <w:tcBorders>
              <w:top w:val="nil"/>
              <w:left w:val="nil"/>
              <w:bottom w:val="single" w:sz="4" w:space="0" w:color="auto"/>
              <w:right w:val="single" w:sz="4" w:space="0" w:color="auto"/>
            </w:tcBorders>
            <w:shd w:val="clear" w:color="auto" w:fill="auto"/>
            <w:noWrap/>
            <w:vAlign w:val="bottom"/>
            <w:hideMark/>
          </w:tcPr>
          <w:p w14:paraId="6E6553A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1767</w:t>
            </w:r>
          </w:p>
        </w:tc>
        <w:tc>
          <w:tcPr>
            <w:tcW w:w="1423" w:type="pct"/>
            <w:tcBorders>
              <w:top w:val="nil"/>
              <w:left w:val="nil"/>
              <w:bottom w:val="single" w:sz="4" w:space="0" w:color="auto"/>
              <w:right w:val="single" w:sz="4" w:space="0" w:color="auto"/>
            </w:tcBorders>
            <w:shd w:val="clear" w:color="auto" w:fill="auto"/>
            <w:noWrap/>
            <w:vAlign w:val="bottom"/>
            <w:hideMark/>
          </w:tcPr>
          <w:p w14:paraId="4046EB0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31,13%</w:t>
            </w:r>
          </w:p>
        </w:tc>
      </w:tr>
    </w:tbl>
    <w:p w14:paraId="6BB55899" w14:textId="46174CA9" w:rsidR="00EB23E4" w:rsidRPr="002721C3" w:rsidRDefault="00EB23E4" w:rsidP="002721C3">
      <w:pPr>
        <w:spacing w:before="240" w:after="160" w:line="360" w:lineRule="auto"/>
        <w:jc w:val="both"/>
        <w:rPr>
          <w:rFonts w:asciiTheme="majorHAnsi" w:hAnsiTheme="majorHAnsi" w:cstheme="majorHAnsi"/>
          <w:iCs/>
          <w:sz w:val="18"/>
          <w:szCs w:val="18"/>
          <w:lang w:val="es-MX"/>
        </w:rPr>
      </w:pPr>
    </w:p>
    <w:p w14:paraId="2714C6B1"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lastRenderedPageBreak/>
        <w:t>Con el objetivo de evaluar la cantidad de productos recolectados en campo, se presenta un resumen que muestra la frecuencia de tomas obtenidas, por ejemplo, existen 171 productos que cuentan con una sola toma, 90 productos que cuentan con dos tomas, 58 productos que cuentan con tres tomas, etc. Como se visualiza en la Tabla 2, existe un total de 400 productos recolectados, de los cuales 171 productos cuentan estrictamente con una toma y solo 15 productos presentan una cantidad mayor o igual a 10 tomas.</w:t>
      </w:r>
    </w:p>
    <w:p w14:paraId="6317375C" w14:textId="77777777" w:rsidR="00EB23E4" w:rsidRDefault="00EB23E4" w:rsidP="00EB23E4">
      <w:pPr>
        <w:jc w:val="both"/>
        <w:rPr>
          <w:rFonts w:asciiTheme="majorHAnsi" w:hAnsiTheme="majorHAnsi" w:cstheme="majorHAnsi"/>
          <w:lang w:val="es-MX"/>
        </w:rPr>
      </w:pPr>
    </w:p>
    <w:p w14:paraId="4891FD0F" w14:textId="168E8832" w:rsidR="00160A49" w:rsidRPr="00160A49" w:rsidRDefault="00160A49" w:rsidP="00160A49">
      <w:pPr>
        <w:jc w:val="center"/>
        <w:rPr>
          <w:rFonts w:asciiTheme="majorHAnsi" w:hAnsiTheme="majorHAnsi" w:cstheme="majorHAnsi"/>
          <w:color w:val="000000" w:themeColor="text1"/>
          <w:lang w:val="es-MX"/>
        </w:rPr>
      </w:pPr>
      <w:r w:rsidRPr="00160A49">
        <w:rPr>
          <w:rFonts w:asciiTheme="majorHAnsi" w:hAnsiTheme="majorHAnsi" w:cstheme="majorHAnsi"/>
          <w:color w:val="000000" w:themeColor="text1"/>
          <w:lang w:val="es-MX"/>
        </w:rPr>
        <w:t>Tabla 2: Tomas por producto</w:t>
      </w:r>
    </w:p>
    <w:tbl>
      <w:tblPr>
        <w:tblW w:w="5000" w:type="pct"/>
        <w:tblCellMar>
          <w:left w:w="70" w:type="dxa"/>
          <w:right w:w="70" w:type="dxa"/>
        </w:tblCellMar>
        <w:tblLook w:val="04A0" w:firstRow="1" w:lastRow="0" w:firstColumn="1" w:lastColumn="0" w:noHBand="0" w:noVBand="1"/>
      </w:tblPr>
      <w:tblGrid>
        <w:gridCol w:w="3526"/>
        <w:gridCol w:w="4962"/>
      </w:tblGrid>
      <w:tr w:rsidR="00EB23E4" w:rsidRPr="00B501C0" w14:paraId="27BAA4AA" w14:textId="77777777" w:rsidTr="006978EF">
        <w:trPr>
          <w:trHeight w:val="288"/>
        </w:trPr>
        <w:tc>
          <w:tcPr>
            <w:tcW w:w="2077" w:type="pct"/>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0CB3B412" w14:textId="77777777" w:rsidR="00EB23E4" w:rsidRPr="00B501C0" w:rsidRDefault="00EB23E4" w:rsidP="006978EF">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TOMAS</w:t>
            </w:r>
          </w:p>
        </w:tc>
        <w:tc>
          <w:tcPr>
            <w:tcW w:w="2923" w:type="pct"/>
            <w:tcBorders>
              <w:top w:val="single" w:sz="4" w:space="0" w:color="auto"/>
              <w:left w:val="nil"/>
              <w:bottom w:val="single" w:sz="4" w:space="0" w:color="auto"/>
              <w:right w:val="single" w:sz="4" w:space="0" w:color="auto"/>
            </w:tcBorders>
            <w:shd w:val="clear" w:color="000000" w:fill="B8CCE4"/>
            <w:noWrap/>
            <w:vAlign w:val="bottom"/>
            <w:hideMark/>
          </w:tcPr>
          <w:p w14:paraId="650FBC60" w14:textId="77777777" w:rsidR="00EB23E4" w:rsidRPr="00B501C0" w:rsidRDefault="00EB23E4" w:rsidP="006978EF">
            <w:pPr>
              <w:jc w:val="center"/>
              <w:rPr>
                <w:rFonts w:ascii="Calibri" w:eastAsia="Times New Roman" w:hAnsi="Calibri" w:cs="Calibri"/>
                <w:b/>
                <w:bCs/>
                <w:color w:val="000000"/>
                <w:sz w:val="22"/>
                <w:szCs w:val="22"/>
                <w:lang w:eastAsia="es-EC"/>
              </w:rPr>
            </w:pPr>
            <w:r w:rsidRPr="00B501C0">
              <w:rPr>
                <w:rFonts w:ascii="Calibri" w:eastAsia="Times New Roman" w:hAnsi="Calibri" w:cs="Calibri"/>
                <w:b/>
                <w:bCs/>
                <w:color w:val="000000"/>
                <w:sz w:val="22"/>
                <w:szCs w:val="22"/>
                <w:lang w:eastAsia="es-EC"/>
              </w:rPr>
              <w:t>TOTAL DE PRODUCTOS</w:t>
            </w:r>
          </w:p>
        </w:tc>
      </w:tr>
      <w:tr w:rsidR="00EB23E4" w:rsidRPr="00B501C0" w14:paraId="68A6BACE"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E4BD5E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c>
          <w:tcPr>
            <w:tcW w:w="2923" w:type="pct"/>
            <w:tcBorders>
              <w:top w:val="nil"/>
              <w:left w:val="nil"/>
              <w:bottom w:val="single" w:sz="4" w:space="0" w:color="auto"/>
              <w:right w:val="single" w:sz="4" w:space="0" w:color="auto"/>
            </w:tcBorders>
            <w:shd w:val="clear" w:color="auto" w:fill="auto"/>
            <w:noWrap/>
            <w:vAlign w:val="bottom"/>
            <w:hideMark/>
          </w:tcPr>
          <w:p w14:paraId="7E5A48C5"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171</w:t>
            </w:r>
          </w:p>
        </w:tc>
      </w:tr>
      <w:tr w:rsidR="00EB23E4" w:rsidRPr="00B501C0" w14:paraId="3AB4759F"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F5959CF"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c>
          <w:tcPr>
            <w:tcW w:w="2923" w:type="pct"/>
            <w:tcBorders>
              <w:top w:val="nil"/>
              <w:left w:val="nil"/>
              <w:bottom w:val="single" w:sz="4" w:space="0" w:color="auto"/>
              <w:right w:val="single" w:sz="4" w:space="0" w:color="auto"/>
            </w:tcBorders>
            <w:shd w:val="clear" w:color="auto" w:fill="auto"/>
            <w:noWrap/>
            <w:vAlign w:val="bottom"/>
            <w:hideMark/>
          </w:tcPr>
          <w:p w14:paraId="01D7466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90</w:t>
            </w:r>
          </w:p>
        </w:tc>
      </w:tr>
      <w:tr w:rsidR="00EB23E4" w:rsidRPr="00B501C0" w14:paraId="08966691"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81121F1"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c>
          <w:tcPr>
            <w:tcW w:w="2923" w:type="pct"/>
            <w:tcBorders>
              <w:top w:val="nil"/>
              <w:left w:val="nil"/>
              <w:bottom w:val="single" w:sz="4" w:space="0" w:color="auto"/>
              <w:right w:val="single" w:sz="4" w:space="0" w:color="auto"/>
            </w:tcBorders>
            <w:shd w:val="clear" w:color="auto" w:fill="auto"/>
            <w:noWrap/>
            <w:vAlign w:val="bottom"/>
            <w:hideMark/>
          </w:tcPr>
          <w:p w14:paraId="044FE87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58</w:t>
            </w:r>
          </w:p>
        </w:tc>
      </w:tr>
      <w:tr w:rsidR="00EB23E4" w:rsidRPr="00B501C0" w14:paraId="51894CA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0CE97EC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w:t>
            </w:r>
          </w:p>
        </w:tc>
        <w:tc>
          <w:tcPr>
            <w:tcW w:w="2923" w:type="pct"/>
            <w:tcBorders>
              <w:top w:val="nil"/>
              <w:left w:val="nil"/>
              <w:bottom w:val="single" w:sz="4" w:space="0" w:color="auto"/>
              <w:right w:val="single" w:sz="4" w:space="0" w:color="auto"/>
            </w:tcBorders>
            <w:shd w:val="clear" w:color="auto" w:fill="auto"/>
            <w:noWrap/>
            <w:vAlign w:val="bottom"/>
            <w:hideMark/>
          </w:tcPr>
          <w:p w14:paraId="74B1514F"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26</w:t>
            </w:r>
          </w:p>
        </w:tc>
      </w:tr>
      <w:tr w:rsidR="00EB23E4" w:rsidRPr="00B501C0" w14:paraId="782DAED5"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B4F177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5</w:t>
            </w:r>
          </w:p>
        </w:tc>
        <w:tc>
          <w:tcPr>
            <w:tcW w:w="2923" w:type="pct"/>
            <w:tcBorders>
              <w:top w:val="nil"/>
              <w:left w:val="nil"/>
              <w:bottom w:val="single" w:sz="4" w:space="0" w:color="auto"/>
              <w:right w:val="single" w:sz="4" w:space="0" w:color="auto"/>
            </w:tcBorders>
            <w:shd w:val="clear" w:color="auto" w:fill="auto"/>
            <w:noWrap/>
            <w:vAlign w:val="bottom"/>
            <w:hideMark/>
          </w:tcPr>
          <w:p w14:paraId="4443CD74"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17</w:t>
            </w:r>
          </w:p>
        </w:tc>
      </w:tr>
      <w:tr w:rsidR="00EB23E4" w:rsidRPr="00B501C0" w14:paraId="44E52BE0"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0B991D7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6</w:t>
            </w:r>
          </w:p>
        </w:tc>
        <w:tc>
          <w:tcPr>
            <w:tcW w:w="2923" w:type="pct"/>
            <w:tcBorders>
              <w:top w:val="nil"/>
              <w:left w:val="nil"/>
              <w:bottom w:val="single" w:sz="4" w:space="0" w:color="auto"/>
              <w:right w:val="single" w:sz="4" w:space="0" w:color="auto"/>
            </w:tcBorders>
            <w:shd w:val="clear" w:color="auto" w:fill="auto"/>
            <w:noWrap/>
            <w:vAlign w:val="bottom"/>
            <w:hideMark/>
          </w:tcPr>
          <w:p w14:paraId="0C0C09E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w:t>
            </w:r>
          </w:p>
        </w:tc>
      </w:tr>
      <w:tr w:rsidR="00EB23E4" w:rsidRPr="00B501C0" w14:paraId="29171818"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6D1105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7</w:t>
            </w:r>
          </w:p>
        </w:tc>
        <w:tc>
          <w:tcPr>
            <w:tcW w:w="2923" w:type="pct"/>
            <w:tcBorders>
              <w:top w:val="nil"/>
              <w:left w:val="nil"/>
              <w:bottom w:val="single" w:sz="4" w:space="0" w:color="auto"/>
              <w:right w:val="single" w:sz="4" w:space="0" w:color="auto"/>
            </w:tcBorders>
            <w:shd w:val="clear" w:color="auto" w:fill="auto"/>
            <w:noWrap/>
            <w:vAlign w:val="bottom"/>
            <w:hideMark/>
          </w:tcPr>
          <w:p w14:paraId="3D6D670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8</w:t>
            </w:r>
          </w:p>
        </w:tc>
      </w:tr>
      <w:tr w:rsidR="00EB23E4" w:rsidRPr="00B501C0" w14:paraId="69863C53"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7604174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8</w:t>
            </w:r>
          </w:p>
        </w:tc>
        <w:tc>
          <w:tcPr>
            <w:tcW w:w="2923" w:type="pct"/>
            <w:tcBorders>
              <w:top w:val="nil"/>
              <w:left w:val="nil"/>
              <w:bottom w:val="single" w:sz="4" w:space="0" w:color="auto"/>
              <w:right w:val="single" w:sz="4" w:space="0" w:color="auto"/>
            </w:tcBorders>
            <w:shd w:val="clear" w:color="auto" w:fill="auto"/>
            <w:noWrap/>
            <w:vAlign w:val="bottom"/>
            <w:hideMark/>
          </w:tcPr>
          <w:p w14:paraId="15FEC2D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w:t>
            </w:r>
          </w:p>
        </w:tc>
      </w:tr>
      <w:tr w:rsidR="00EB23E4" w:rsidRPr="00B501C0" w14:paraId="3F4D84A4"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DC5242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w:t>
            </w:r>
          </w:p>
        </w:tc>
        <w:tc>
          <w:tcPr>
            <w:tcW w:w="2923" w:type="pct"/>
            <w:tcBorders>
              <w:top w:val="nil"/>
              <w:left w:val="nil"/>
              <w:bottom w:val="single" w:sz="4" w:space="0" w:color="auto"/>
              <w:right w:val="single" w:sz="4" w:space="0" w:color="auto"/>
            </w:tcBorders>
            <w:shd w:val="clear" w:color="auto" w:fill="auto"/>
            <w:noWrap/>
            <w:vAlign w:val="bottom"/>
            <w:hideMark/>
          </w:tcPr>
          <w:p w14:paraId="6F08CA8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r>
      <w:tr w:rsidR="00EB23E4" w:rsidRPr="00B501C0" w14:paraId="29A81241"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BE6500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10</w:t>
            </w:r>
          </w:p>
        </w:tc>
        <w:tc>
          <w:tcPr>
            <w:tcW w:w="2923" w:type="pct"/>
            <w:tcBorders>
              <w:top w:val="nil"/>
              <w:left w:val="nil"/>
              <w:bottom w:val="single" w:sz="4" w:space="0" w:color="auto"/>
              <w:right w:val="single" w:sz="4" w:space="0" w:color="auto"/>
            </w:tcBorders>
            <w:shd w:val="clear" w:color="auto" w:fill="auto"/>
            <w:noWrap/>
            <w:vAlign w:val="bottom"/>
            <w:hideMark/>
          </w:tcPr>
          <w:p w14:paraId="6D99358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r>
      <w:tr w:rsidR="00EB23E4" w:rsidRPr="00B501C0" w14:paraId="148280AA"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FD10BB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11</w:t>
            </w:r>
          </w:p>
        </w:tc>
        <w:tc>
          <w:tcPr>
            <w:tcW w:w="2923" w:type="pct"/>
            <w:tcBorders>
              <w:top w:val="nil"/>
              <w:left w:val="nil"/>
              <w:bottom w:val="single" w:sz="4" w:space="0" w:color="auto"/>
              <w:right w:val="single" w:sz="4" w:space="0" w:color="auto"/>
            </w:tcBorders>
            <w:shd w:val="clear" w:color="auto" w:fill="auto"/>
            <w:noWrap/>
            <w:vAlign w:val="bottom"/>
            <w:hideMark/>
          </w:tcPr>
          <w:p w14:paraId="01BB9652"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66FBCAD3"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6D8EA81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12</w:t>
            </w:r>
          </w:p>
        </w:tc>
        <w:tc>
          <w:tcPr>
            <w:tcW w:w="2923" w:type="pct"/>
            <w:tcBorders>
              <w:top w:val="nil"/>
              <w:left w:val="nil"/>
              <w:bottom w:val="single" w:sz="4" w:space="0" w:color="auto"/>
              <w:right w:val="single" w:sz="4" w:space="0" w:color="auto"/>
            </w:tcBorders>
            <w:shd w:val="clear" w:color="auto" w:fill="auto"/>
            <w:noWrap/>
            <w:vAlign w:val="bottom"/>
            <w:hideMark/>
          </w:tcPr>
          <w:p w14:paraId="14D2686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r>
      <w:tr w:rsidR="00EB23E4" w:rsidRPr="00B501C0" w14:paraId="7BC4A349"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64A0DC3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13</w:t>
            </w:r>
          </w:p>
        </w:tc>
        <w:tc>
          <w:tcPr>
            <w:tcW w:w="2923" w:type="pct"/>
            <w:tcBorders>
              <w:top w:val="nil"/>
              <w:left w:val="nil"/>
              <w:bottom w:val="single" w:sz="4" w:space="0" w:color="auto"/>
              <w:right w:val="single" w:sz="4" w:space="0" w:color="auto"/>
            </w:tcBorders>
            <w:shd w:val="clear" w:color="auto" w:fill="auto"/>
            <w:noWrap/>
            <w:vAlign w:val="bottom"/>
            <w:hideMark/>
          </w:tcPr>
          <w:p w14:paraId="0A2D027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r>
      <w:tr w:rsidR="00EB23E4" w:rsidRPr="00B501C0" w14:paraId="2791A660"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41B924B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14</w:t>
            </w:r>
          </w:p>
        </w:tc>
        <w:tc>
          <w:tcPr>
            <w:tcW w:w="2923" w:type="pct"/>
            <w:tcBorders>
              <w:top w:val="nil"/>
              <w:left w:val="nil"/>
              <w:bottom w:val="single" w:sz="4" w:space="0" w:color="auto"/>
              <w:right w:val="single" w:sz="4" w:space="0" w:color="auto"/>
            </w:tcBorders>
            <w:shd w:val="clear" w:color="auto" w:fill="auto"/>
            <w:noWrap/>
            <w:vAlign w:val="bottom"/>
            <w:hideMark/>
          </w:tcPr>
          <w:p w14:paraId="76C2BB2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3AE2CE2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9A86C25"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15</w:t>
            </w:r>
          </w:p>
        </w:tc>
        <w:tc>
          <w:tcPr>
            <w:tcW w:w="2923" w:type="pct"/>
            <w:tcBorders>
              <w:top w:val="nil"/>
              <w:left w:val="nil"/>
              <w:bottom w:val="single" w:sz="4" w:space="0" w:color="auto"/>
              <w:right w:val="single" w:sz="4" w:space="0" w:color="auto"/>
            </w:tcBorders>
            <w:shd w:val="clear" w:color="auto" w:fill="auto"/>
            <w:noWrap/>
            <w:vAlign w:val="bottom"/>
            <w:hideMark/>
          </w:tcPr>
          <w:p w14:paraId="6D4994E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EF08C7D"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A0C168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16</w:t>
            </w:r>
          </w:p>
        </w:tc>
        <w:tc>
          <w:tcPr>
            <w:tcW w:w="2923" w:type="pct"/>
            <w:tcBorders>
              <w:top w:val="nil"/>
              <w:left w:val="nil"/>
              <w:bottom w:val="single" w:sz="4" w:space="0" w:color="auto"/>
              <w:right w:val="single" w:sz="4" w:space="0" w:color="auto"/>
            </w:tcBorders>
            <w:shd w:val="clear" w:color="auto" w:fill="auto"/>
            <w:noWrap/>
            <w:vAlign w:val="bottom"/>
            <w:hideMark/>
          </w:tcPr>
          <w:p w14:paraId="2CC8D06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1D0B6EE9"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D4A554D"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26</w:t>
            </w:r>
          </w:p>
        </w:tc>
        <w:tc>
          <w:tcPr>
            <w:tcW w:w="2923" w:type="pct"/>
            <w:tcBorders>
              <w:top w:val="nil"/>
              <w:left w:val="nil"/>
              <w:bottom w:val="single" w:sz="4" w:space="0" w:color="auto"/>
              <w:right w:val="single" w:sz="4" w:space="0" w:color="auto"/>
            </w:tcBorders>
            <w:shd w:val="clear" w:color="auto" w:fill="auto"/>
            <w:noWrap/>
            <w:vAlign w:val="bottom"/>
            <w:hideMark/>
          </w:tcPr>
          <w:p w14:paraId="07B7462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2F25128"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AAA9638"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27</w:t>
            </w:r>
          </w:p>
        </w:tc>
        <w:tc>
          <w:tcPr>
            <w:tcW w:w="2923" w:type="pct"/>
            <w:tcBorders>
              <w:top w:val="nil"/>
              <w:left w:val="nil"/>
              <w:bottom w:val="single" w:sz="4" w:space="0" w:color="auto"/>
              <w:right w:val="single" w:sz="4" w:space="0" w:color="auto"/>
            </w:tcBorders>
            <w:shd w:val="clear" w:color="auto" w:fill="auto"/>
            <w:noWrap/>
            <w:vAlign w:val="bottom"/>
            <w:hideMark/>
          </w:tcPr>
          <w:p w14:paraId="5D51B75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094F2B16"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45201DE2"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29</w:t>
            </w:r>
          </w:p>
        </w:tc>
        <w:tc>
          <w:tcPr>
            <w:tcW w:w="2923" w:type="pct"/>
            <w:tcBorders>
              <w:top w:val="nil"/>
              <w:left w:val="nil"/>
              <w:bottom w:val="single" w:sz="4" w:space="0" w:color="auto"/>
              <w:right w:val="single" w:sz="4" w:space="0" w:color="auto"/>
            </w:tcBorders>
            <w:shd w:val="clear" w:color="auto" w:fill="auto"/>
            <w:noWrap/>
            <w:vAlign w:val="bottom"/>
            <w:hideMark/>
          </w:tcPr>
          <w:p w14:paraId="7C27435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6C90A0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D34B3C0" w14:textId="77777777" w:rsidR="00EB23E4" w:rsidRPr="00B501C0" w:rsidRDefault="00EB23E4" w:rsidP="006978EF">
            <w:pPr>
              <w:jc w:val="center"/>
              <w:rPr>
                <w:rFonts w:ascii="Calibri" w:eastAsia="Times New Roman" w:hAnsi="Calibri" w:cs="Calibri"/>
                <w:b/>
                <w:bCs/>
                <w:color w:val="000000"/>
                <w:sz w:val="22"/>
                <w:szCs w:val="22"/>
                <w:lang w:eastAsia="es-EC"/>
              </w:rPr>
            </w:pPr>
            <w:r w:rsidRPr="00B501C0">
              <w:rPr>
                <w:rFonts w:ascii="Calibri" w:eastAsia="Times New Roman" w:hAnsi="Calibri" w:cs="Calibri"/>
                <w:b/>
                <w:bCs/>
                <w:color w:val="000000"/>
                <w:sz w:val="22"/>
                <w:szCs w:val="22"/>
                <w:lang w:eastAsia="es-EC"/>
              </w:rPr>
              <w:t>Total general</w:t>
            </w:r>
          </w:p>
        </w:tc>
        <w:tc>
          <w:tcPr>
            <w:tcW w:w="2923" w:type="pct"/>
            <w:tcBorders>
              <w:top w:val="nil"/>
              <w:left w:val="nil"/>
              <w:bottom w:val="single" w:sz="4" w:space="0" w:color="auto"/>
              <w:right w:val="single" w:sz="4" w:space="0" w:color="auto"/>
            </w:tcBorders>
            <w:shd w:val="clear" w:color="auto" w:fill="auto"/>
            <w:noWrap/>
            <w:vAlign w:val="bottom"/>
            <w:hideMark/>
          </w:tcPr>
          <w:p w14:paraId="29E08E8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400</w:t>
            </w:r>
          </w:p>
        </w:tc>
      </w:tr>
    </w:tbl>
    <w:p w14:paraId="09930D88" w14:textId="141F0702" w:rsidR="00EB23E4" w:rsidRPr="00957BA1" w:rsidRDefault="00EB23E4" w:rsidP="00EB23E4">
      <w:pPr>
        <w:jc w:val="both"/>
        <w:rPr>
          <w:rFonts w:asciiTheme="majorHAnsi" w:hAnsiTheme="majorHAnsi" w:cstheme="majorHAnsi"/>
          <w:iCs/>
          <w:lang w:val="es-MX"/>
        </w:rPr>
      </w:pPr>
    </w:p>
    <w:p w14:paraId="055C921A" w14:textId="22E0FD19" w:rsidR="00160A49" w:rsidRPr="002721C3" w:rsidRDefault="00B020B1" w:rsidP="002721C3">
      <w:pPr>
        <w:spacing w:before="240" w:after="160"/>
        <w:jc w:val="both"/>
        <w:rPr>
          <w:rFonts w:asciiTheme="majorHAnsi" w:hAnsiTheme="majorHAnsi" w:cstheme="majorHAnsi"/>
          <w:lang w:val="es-MX"/>
        </w:rPr>
      </w:pPr>
      <w:r>
        <w:rPr>
          <w:rFonts w:asciiTheme="majorHAnsi" w:hAnsiTheme="majorHAnsi" w:cstheme="majorHAnsi"/>
          <w:lang w:val="es-MX"/>
        </w:rPr>
        <w:t xml:space="preserve">El </w:t>
      </w:r>
      <w:r w:rsidR="00EB23E4" w:rsidRPr="001D1A3E">
        <w:rPr>
          <w:rFonts w:asciiTheme="majorHAnsi" w:hAnsiTheme="majorHAnsi" w:cstheme="majorHAnsi"/>
          <w:lang w:val="es-MX"/>
        </w:rPr>
        <w:t>producto más frecuente en el ejercicio presenta un total de 29 tomas levantas en campo.</w:t>
      </w:r>
    </w:p>
    <w:p w14:paraId="558C0B69" w14:textId="7D65786B" w:rsidR="00EB23E4" w:rsidRDefault="00FB4C99" w:rsidP="00EB23E4">
      <w:pPr>
        <w:jc w:val="both"/>
        <w:rPr>
          <w:rFonts w:asciiTheme="majorHAnsi" w:hAnsiTheme="majorHAnsi" w:cstheme="majorHAnsi"/>
          <w:b/>
          <w:lang w:val="es-MX"/>
        </w:rPr>
      </w:pPr>
      <w:r>
        <w:rPr>
          <w:rFonts w:asciiTheme="majorHAnsi" w:hAnsiTheme="majorHAnsi" w:cstheme="majorHAnsi"/>
          <w:b/>
          <w:lang w:val="es-MX"/>
        </w:rPr>
        <w:t>Cálculo</w:t>
      </w:r>
      <w:r w:rsidR="002721C3">
        <w:rPr>
          <w:rFonts w:asciiTheme="majorHAnsi" w:hAnsiTheme="majorHAnsi" w:cstheme="majorHAnsi"/>
          <w:b/>
          <w:lang w:val="es-MX"/>
        </w:rPr>
        <w:t xml:space="preserve"> del tamaño de muestra a nivel de producto</w:t>
      </w:r>
    </w:p>
    <w:p w14:paraId="420D5DC8" w14:textId="77777777" w:rsidR="00787738" w:rsidRDefault="00787738" w:rsidP="00787738">
      <w:pPr>
        <w:jc w:val="both"/>
        <w:rPr>
          <w:rFonts w:asciiTheme="majorHAnsi" w:hAnsiTheme="majorHAnsi" w:cstheme="majorHAnsi"/>
          <w:b/>
          <w:lang w:val="es-MX"/>
        </w:rPr>
      </w:pPr>
    </w:p>
    <w:p w14:paraId="2161DAA3" w14:textId="195D6317" w:rsidR="00787738" w:rsidRDefault="00787738" w:rsidP="00787738">
      <w:pPr>
        <w:jc w:val="both"/>
        <w:rPr>
          <w:rFonts w:asciiTheme="majorHAnsi" w:hAnsiTheme="majorHAnsi" w:cstheme="majorHAnsi"/>
          <w:lang w:val="es-MX"/>
        </w:rPr>
      </w:pPr>
      <w:r>
        <w:rPr>
          <w:rFonts w:asciiTheme="majorHAnsi" w:hAnsiTheme="majorHAnsi" w:cstheme="majorHAnsi"/>
          <w:lang w:val="es-MX"/>
        </w:rPr>
        <w:t>Con el objetivo de evaluar</w:t>
      </w:r>
      <w:r w:rsidR="00705CE9">
        <w:rPr>
          <w:rFonts w:asciiTheme="majorHAnsi" w:hAnsiTheme="majorHAnsi" w:cstheme="majorHAnsi"/>
          <w:lang w:val="es-MX"/>
        </w:rPr>
        <w:t xml:space="preserve"> un posible escenario en el </w:t>
      </w:r>
      <w:r w:rsidR="00FB4C99">
        <w:rPr>
          <w:rFonts w:asciiTheme="majorHAnsi" w:hAnsiTheme="majorHAnsi" w:cstheme="majorHAnsi"/>
          <w:lang w:val="es-MX"/>
        </w:rPr>
        <w:t>que se</w:t>
      </w:r>
      <w:r>
        <w:rPr>
          <w:rFonts w:asciiTheme="majorHAnsi" w:hAnsiTheme="majorHAnsi" w:cstheme="majorHAnsi"/>
          <w:lang w:val="es-MX"/>
        </w:rPr>
        <w:t xml:space="preserve"> pueda realizar un cálculo </w:t>
      </w:r>
      <w:r w:rsidR="00AB4639">
        <w:rPr>
          <w:rFonts w:asciiTheme="majorHAnsi" w:hAnsiTheme="majorHAnsi" w:cstheme="majorHAnsi"/>
          <w:lang w:val="es-MX"/>
        </w:rPr>
        <w:t>de tamaño para una submuestra a nivel de</w:t>
      </w:r>
      <w:r>
        <w:rPr>
          <w:rFonts w:asciiTheme="majorHAnsi" w:hAnsiTheme="majorHAnsi" w:cstheme="majorHAnsi"/>
          <w:lang w:val="es-MX"/>
        </w:rPr>
        <w:t xml:space="preserve"> productos, </w:t>
      </w:r>
      <w:r w:rsidR="00FA362D">
        <w:rPr>
          <w:rFonts w:asciiTheme="majorHAnsi" w:hAnsiTheme="majorHAnsi" w:cstheme="majorHAnsi"/>
          <w:lang w:val="es-MX"/>
        </w:rPr>
        <w:t xml:space="preserve">solamente </w:t>
      </w:r>
      <w:r>
        <w:rPr>
          <w:rFonts w:asciiTheme="majorHAnsi" w:hAnsiTheme="majorHAnsi" w:cstheme="majorHAnsi"/>
          <w:lang w:val="es-MX"/>
        </w:rPr>
        <w:t xml:space="preserve">se consideró un listado de cinco productos que lograron la mayor cantidad de tomas en la prueba piloto y sus respectivos precios han sido obtenidos del actual IPP y han sido recolectados </w:t>
      </w:r>
      <w:r w:rsidR="00102944">
        <w:rPr>
          <w:rFonts w:asciiTheme="majorHAnsi" w:hAnsiTheme="majorHAnsi" w:cstheme="majorHAnsi"/>
          <w:lang w:val="es-MX"/>
        </w:rPr>
        <w:t>por el</w:t>
      </w:r>
      <w:r>
        <w:rPr>
          <w:rFonts w:asciiTheme="majorHAnsi" w:hAnsiTheme="majorHAnsi" w:cstheme="majorHAnsi"/>
          <w:lang w:val="es-MX"/>
        </w:rPr>
        <w:t xml:space="preserve"> equipo </w:t>
      </w:r>
      <w:r w:rsidRPr="00E42F0C">
        <w:rPr>
          <w:rFonts w:asciiTheme="majorHAnsi" w:hAnsiTheme="majorHAnsi" w:cstheme="majorHAnsi"/>
          <w:lang w:val="es-MX"/>
        </w:rPr>
        <w:t>DECON/CAB-SIPP</w:t>
      </w:r>
      <w:r w:rsidR="00AB4639">
        <w:rPr>
          <w:rFonts w:asciiTheme="majorHAnsi" w:hAnsiTheme="majorHAnsi" w:cstheme="majorHAnsi"/>
          <w:lang w:val="es-MX"/>
        </w:rPr>
        <w:t xml:space="preserve">. </w:t>
      </w:r>
      <w:r>
        <w:rPr>
          <w:rFonts w:asciiTheme="majorHAnsi" w:hAnsiTheme="majorHAnsi" w:cstheme="majorHAnsi"/>
          <w:lang w:val="es-MX"/>
        </w:rPr>
        <w:t>Con esta información se ha realizado un ejercicio que nos permita evaluar la viabilidad de realizar o no un cálculo de tamaño muestral a nivel de producto.</w:t>
      </w:r>
      <w:r w:rsidR="00AB4639">
        <w:rPr>
          <w:rFonts w:asciiTheme="majorHAnsi" w:hAnsiTheme="majorHAnsi" w:cstheme="majorHAnsi"/>
          <w:lang w:val="es-MX"/>
        </w:rPr>
        <w:t xml:space="preserve"> </w:t>
      </w:r>
    </w:p>
    <w:p w14:paraId="57C356F4" w14:textId="77777777" w:rsidR="00705CE9" w:rsidRDefault="00705CE9" w:rsidP="00787738">
      <w:pPr>
        <w:jc w:val="both"/>
        <w:rPr>
          <w:rFonts w:asciiTheme="majorHAnsi" w:hAnsiTheme="majorHAnsi" w:cstheme="majorHAnsi"/>
          <w:lang w:val="es-MX"/>
        </w:rPr>
      </w:pPr>
    </w:p>
    <w:p w14:paraId="7BEBA27B" w14:textId="43692A6D" w:rsidR="00705CE9" w:rsidRDefault="00705CE9" w:rsidP="00787738">
      <w:pPr>
        <w:jc w:val="both"/>
        <w:rPr>
          <w:rFonts w:asciiTheme="majorHAnsi" w:hAnsiTheme="majorHAnsi" w:cstheme="majorHAnsi"/>
          <w:lang w:val="es-MX"/>
        </w:rPr>
      </w:pPr>
      <w:r>
        <w:rPr>
          <w:rFonts w:asciiTheme="majorHAnsi" w:hAnsiTheme="majorHAnsi" w:cstheme="majorHAnsi"/>
          <w:lang w:val="es-MX"/>
        </w:rPr>
        <w:t>Para el cálculo del tamaño de muestra se consideran como dominios de estudio los productos y como variable de diseño el “precio del producto”</w:t>
      </w:r>
      <w:r w:rsidR="006130C9">
        <w:rPr>
          <w:rFonts w:asciiTheme="majorHAnsi" w:hAnsiTheme="majorHAnsi" w:cstheme="majorHAnsi"/>
          <w:lang w:val="es-MX"/>
        </w:rPr>
        <w:t xml:space="preserve">. </w:t>
      </w:r>
    </w:p>
    <w:p w14:paraId="3293185C" w14:textId="77777777" w:rsidR="006130C9" w:rsidRDefault="006130C9" w:rsidP="00787738">
      <w:pPr>
        <w:jc w:val="both"/>
        <w:rPr>
          <w:rFonts w:asciiTheme="majorHAnsi" w:hAnsiTheme="majorHAnsi" w:cstheme="majorHAnsi"/>
          <w:lang w:val="es-MX"/>
        </w:rPr>
      </w:pPr>
    </w:p>
    <w:p w14:paraId="3C825024" w14:textId="77777777" w:rsidR="003C54A8" w:rsidRDefault="003C54A8" w:rsidP="00787738">
      <w:pPr>
        <w:jc w:val="both"/>
        <w:rPr>
          <w:rFonts w:asciiTheme="majorHAnsi" w:hAnsiTheme="majorHAnsi" w:cstheme="majorHAnsi"/>
          <w:lang w:val="es-MX"/>
        </w:rPr>
      </w:pPr>
    </w:p>
    <w:p w14:paraId="59829898" w14:textId="5A06E5EF" w:rsidR="006130C9" w:rsidRDefault="00160A49" w:rsidP="003C54A8">
      <w:pPr>
        <w:jc w:val="center"/>
        <w:rPr>
          <w:sz w:val="22"/>
          <w:szCs w:val="22"/>
        </w:rPr>
      </w:pPr>
      <w:r>
        <w:rPr>
          <w:rFonts w:asciiTheme="majorHAnsi" w:hAnsiTheme="majorHAnsi" w:cstheme="majorHAnsi"/>
          <w:lang w:val="es-MX"/>
        </w:rPr>
        <w:lastRenderedPageBreak/>
        <w:t xml:space="preserve">Tabla </w:t>
      </w:r>
      <w:r w:rsidR="00294200">
        <w:rPr>
          <w:rFonts w:asciiTheme="majorHAnsi" w:hAnsiTheme="majorHAnsi" w:cstheme="majorHAnsi"/>
          <w:lang w:val="es-MX"/>
        </w:rPr>
        <w:t>3</w:t>
      </w:r>
      <w:r>
        <w:rPr>
          <w:rFonts w:asciiTheme="majorHAnsi" w:hAnsiTheme="majorHAnsi" w:cstheme="majorHAnsi"/>
          <w:lang w:val="es-MX"/>
        </w:rPr>
        <w:t xml:space="preserve">: </w:t>
      </w:r>
      <w:r w:rsidR="00294200">
        <w:rPr>
          <w:rFonts w:asciiTheme="majorHAnsi" w:hAnsiTheme="majorHAnsi" w:cstheme="majorHAnsi"/>
          <w:lang w:val="es-MX"/>
        </w:rPr>
        <w:t>Tamaño a nivel de producto</w:t>
      </w:r>
      <w:r w:rsidR="006130C9">
        <w:rPr>
          <w:rFonts w:asciiTheme="majorHAnsi" w:hAnsiTheme="majorHAnsi" w:cstheme="majorHAnsi"/>
          <w:lang w:val="es-MX"/>
        </w:rPr>
        <w:fldChar w:fldCharType="begin"/>
      </w:r>
      <w:r w:rsidR="006130C9">
        <w:rPr>
          <w:rFonts w:asciiTheme="majorHAnsi" w:hAnsiTheme="majorHAnsi" w:cstheme="majorHAnsi"/>
          <w:lang w:val="es-MX"/>
        </w:rPr>
        <w:instrText xml:space="preserve"> LINK Excel.Sheet.12 "Libro1" "Hoja1!F1C1:F6C4" \a \f 5 \h  \* MERGEFORMAT </w:instrText>
      </w:r>
      <w:r w:rsidR="006130C9">
        <w:rPr>
          <w:rFonts w:asciiTheme="majorHAnsi" w:hAnsiTheme="majorHAnsi" w:cstheme="majorHAnsi"/>
          <w:lang w:val="es-MX"/>
        </w:rPr>
        <w:fldChar w:fldCharType="separate"/>
      </w:r>
    </w:p>
    <w:tbl>
      <w:tblPr>
        <w:tblStyle w:val="Tablaconcuadrcula"/>
        <w:tblW w:w="7366" w:type="dxa"/>
        <w:jc w:val="center"/>
        <w:tblLook w:val="04A0" w:firstRow="1" w:lastRow="0" w:firstColumn="1" w:lastColumn="0" w:noHBand="0" w:noVBand="1"/>
      </w:tblPr>
      <w:tblGrid>
        <w:gridCol w:w="3700"/>
        <w:gridCol w:w="2320"/>
        <w:gridCol w:w="779"/>
        <w:gridCol w:w="567"/>
      </w:tblGrid>
      <w:tr w:rsidR="006130C9" w:rsidRPr="006130C9" w14:paraId="16114C63" w14:textId="77777777" w:rsidTr="00102944">
        <w:trPr>
          <w:trHeight w:val="288"/>
          <w:jc w:val="center"/>
        </w:trPr>
        <w:tc>
          <w:tcPr>
            <w:tcW w:w="3700" w:type="dxa"/>
            <w:noWrap/>
            <w:hideMark/>
          </w:tcPr>
          <w:p w14:paraId="17A878D2"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PRODUCTO/SERVICIO</w:t>
            </w:r>
          </w:p>
        </w:tc>
        <w:tc>
          <w:tcPr>
            <w:tcW w:w="2320" w:type="dxa"/>
            <w:hideMark/>
          </w:tcPr>
          <w:p w14:paraId="352FBD19"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Dominio</w:t>
            </w:r>
          </w:p>
        </w:tc>
        <w:tc>
          <w:tcPr>
            <w:tcW w:w="779" w:type="dxa"/>
            <w:hideMark/>
          </w:tcPr>
          <w:p w14:paraId="03763364"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N</w:t>
            </w:r>
          </w:p>
        </w:tc>
        <w:tc>
          <w:tcPr>
            <w:tcW w:w="567" w:type="dxa"/>
            <w:hideMark/>
          </w:tcPr>
          <w:p w14:paraId="689E257E"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n</w:t>
            </w:r>
          </w:p>
        </w:tc>
      </w:tr>
      <w:tr w:rsidR="006130C9" w:rsidRPr="006130C9" w14:paraId="011A5EB0" w14:textId="77777777" w:rsidTr="00102944">
        <w:trPr>
          <w:trHeight w:val="288"/>
          <w:jc w:val="center"/>
        </w:trPr>
        <w:tc>
          <w:tcPr>
            <w:tcW w:w="3700" w:type="dxa"/>
            <w:noWrap/>
            <w:hideMark/>
          </w:tcPr>
          <w:p w14:paraId="30AC1DE0"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QUESO MOZARELLA</w:t>
            </w:r>
          </w:p>
        </w:tc>
        <w:tc>
          <w:tcPr>
            <w:tcW w:w="2320" w:type="dxa"/>
            <w:hideMark/>
          </w:tcPr>
          <w:p w14:paraId="5602DEC9"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22251000101</w:t>
            </w:r>
          </w:p>
        </w:tc>
        <w:tc>
          <w:tcPr>
            <w:tcW w:w="779" w:type="dxa"/>
            <w:hideMark/>
          </w:tcPr>
          <w:p w14:paraId="472998A4"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19</w:t>
            </w:r>
          </w:p>
        </w:tc>
        <w:tc>
          <w:tcPr>
            <w:tcW w:w="567" w:type="dxa"/>
            <w:hideMark/>
          </w:tcPr>
          <w:p w14:paraId="21D19A54"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19</w:t>
            </w:r>
          </w:p>
        </w:tc>
      </w:tr>
      <w:tr w:rsidR="006130C9" w:rsidRPr="006130C9" w14:paraId="32A6BC00" w14:textId="77777777" w:rsidTr="00102944">
        <w:trPr>
          <w:trHeight w:val="288"/>
          <w:jc w:val="center"/>
        </w:trPr>
        <w:tc>
          <w:tcPr>
            <w:tcW w:w="3700" w:type="dxa"/>
            <w:noWrap/>
            <w:hideMark/>
          </w:tcPr>
          <w:p w14:paraId="6BAF3511"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QUESO FRESCO</w:t>
            </w:r>
          </w:p>
        </w:tc>
        <w:tc>
          <w:tcPr>
            <w:tcW w:w="2320" w:type="dxa"/>
            <w:hideMark/>
          </w:tcPr>
          <w:p w14:paraId="3B93B0AF"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22251000801</w:t>
            </w:r>
          </w:p>
        </w:tc>
        <w:tc>
          <w:tcPr>
            <w:tcW w:w="779" w:type="dxa"/>
            <w:hideMark/>
          </w:tcPr>
          <w:p w14:paraId="2BEDF0FC"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21</w:t>
            </w:r>
          </w:p>
        </w:tc>
        <w:tc>
          <w:tcPr>
            <w:tcW w:w="567" w:type="dxa"/>
            <w:hideMark/>
          </w:tcPr>
          <w:p w14:paraId="6242AAFE"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21</w:t>
            </w:r>
          </w:p>
        </w:tc>
      </w:tr>
      <w:tr w:rsidR="006130C9" w:rsidRPr="006130C9" w14:paraId="75740017" w14:textId="77777777" w:rsidTr="00102944">
        <w:trPr>
          <w:trHeight w:val="288"/>
          <w:jc w:val="center"/>
        </w:trPr>
        <w:tc>
          <w:tcPr>
            <w:tcW w:w="3700" w:type="dxa"/>
            <w:noWrap/>
            <w:hideMark/>
          </w:tcPr>
          <w:p w14:paraId="41870ACA"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ABC MOTOCICLETAS</w:t>
            </w:r>
          </w:p>
        </w:tc>
        <w:tc>
          <w:tcPr>
            <w:tcW w:w="2320" w:type="dxa"/>
            <w:hideMark/>
          </w:tcPr>
          <w:p w14:paraId="74B5C976"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87142000101</w:t>
            </w:r>
          </w:p>
        </w:tc>
        <w:tc>
          <w:tcPr>
            <w:tcW w:w="779" w:type="dxa"/>
            <w:hideMark/>
          </w:tcPr>
          <w:p w14:paraId="7CFEAB26"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c>
          <w:tcPr>
            <w:tcW w:w="567" w:type="dxa"/>
            <w:hideMark/>
          </w:tcPr>
          <w:p w14:paraId="50F8D79A"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r>
      <w:tr w:rsidR="006130C9" w:rsidRPr="006130C9" w14:paraId="78626C62" w14:textId="77777777" w:rsidTr="00102944">
        <w:trPr>
          <w:trHeight w:val="288"/>
          <w:jc w:val="center"/>
        </w:trPr>
        <w:tc>
          <w:tcPr>
            <w:tcW w:w="3700" w:type="dxa"/>
            <w:noWrap/>
            <w:hideMark/>
          </w:tcPr>
          <w:p w14:paraId="7E3467B1"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 xml:space="preserve">MATRÍCULA INSTITUTO </w:t>
            </w:r>
            <w:r w:rsidRPr="006130C9">
              <w:rPr>
                <w:rFonts w:asciiTheme="majorHAnsi" w:hAnsiTheme="majorHAnsi" w:cstheme="majorHAnsi"/>
                <w:sz w:val="18"/>
                <w:szCs w:val="18"/>
              </w:rPr>
              <w:t>TECNOLÓGICOS</w:t>
            </w:r>
          </w:p>
        </w:tc>
        <w:tc>
          <w:tcPr>
            <w:tcW w:w="2320" w:type="dxa"/>
            <w:hideMark/>
          </w:tcPr>
          <w:p w14:paraId="3B7ADC86"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92420000001</w:t>
            </w:r>
          </w:p>
        </w:tc>
        <w:tc>
          <w:tcPr>
            <w:tcW w:w="779" w:type="dxa"/>
            <w:hideMark/>
          </w:tcPr>
          <w:p w14:paraId="736AD7D2"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c>
          <w:tcPr>
            <w:tcW w:w="567" w:type="dxa"/>
            <w:hideMark/>
          </w:tcPr>
          <w:p w14:paraId="64E676A4"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r>
      <w:tr w:rsidR="006130C9" w:rsidRPr="006130C9" w14:paraId="521A6431" w14:textId="77777777" w:rsidTr="00102944">
        <w:trPr>
          <w:trHeight w:val="288"/>
          <w:jc w:val="center"/>
        </w:trPr>
        <w:tc>
          <w:tcPr>
            <w:tcW w:w="3700" w:type="dxa"/>
            <w:noWrap/>
            <w:hideMark/>
          </w:tcPr>
          <w:p w14:paraId="72E4E0A3" w14:textId="5BBB3578" w:rsidR="006130C9" w:rsidRPr="006130C9" w:rsidRDefault="006130C9" w:rsidP="00102944">
            <w:pPr>
              <w:rPr>
                <w:rFonts w:asciiTheme="majorHAnsi" w:hAnsiTheme="majorHAnsi" w:cstheme="majorHAnsi"/>
              </w:rPr>
            </w:pPr>
            <w:r>
              <w:rPr>
                <w:rFonts w:asciiTheme="majorHAnsi" w:hAnsiTheme="majorHAnsi" w:cstheme="majorHAnsi"/>
              </w:rPr>
              <w:t xml:space="preserve">PENSIÓN </w:t>
            </w:r>
            <w:r w:rsidRPr="006130C9">
              <w:rPr>
                <w:rFonts w:asciiTheme="majorHAnsi" w:hAnsiTheme="majorHAnsi" w:cstheme="majorHAnsi"/>
              </w:rPr>
              <w:t>INSTITUTOS TECNOLÓGICOS</w:t>
            </w:r>
          </w:p>
        </w:tc>
        <w:tc>
          <w:tcPr>
            <w:tcW w:w="2320" w:type="dxa"/>
            <w:hideMark/>
          </w:tcPr>
          <w:p w14:paraId="518AC2ED"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92420000002</w:t>
            </w:r>
          </w:p>
        </w:tc>
        <w:tc>
          <w:tcPr>
            <w:tcW w:w="779" w:type="dxa"/>
            <w:hideMark/>
          </w:tcPr>
          <w:p w14:paraId="5364E5B9"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c>
          <w:tcPr>
            <w:tcW w:w="567" w:type="dxa"/>
            <w:hideMark/>
          </w:tcPr>
          <w:p w14:paraId="60CDCC10"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r>
    </w:tbl>
    <w:p w14:paraId="75054C7C" w14:textId="1EC74936" w:rsidR="00102944" w:rsidRPr="00957BA1" w:rsidRDefault="006130C9" w:rsidP="00102944">
      <w:pPr>
        <w:jc w:val="both"/>
        <w:rPr>
          <w:rFonts w:asciiTheme="majorHAnsi" w:hAnsiTheme="majorHAnsi" w:cstheme="majorHAnsi"/>
          <w:iCs/>
          <w:lang w:val="es-MX"/>
        </w:rPr>
      </w:pPr>
      <w:r>
        <w:rPr>
          <w:rFonts w:asciiTheme="majorHAnsi" w:hAnsiTheme="majorHAnsi" w:cstheme="majorHAnsi"/>
          <w:lang w:val="es-MX"/>
        </w:rPr>
        <w:fldChar w:fldCharType="end"/>
      </w:r>
      <w:r w:rsidR="00102944" w:rsidRPr="00102944">
        <w:rPr>
          <w:rFonts w:asciiTheme="majorHAnsi" w:hAnsiTheme="majorHAnsi" w:cstheme="majorHAnsi"/>
          <w:iCs/>
          <w:sz w:val="18"/>
          <w:szCs w:val="18"/>
          <w:lang w:val="es-MX"/>
        </w:rPr>
        <w:t xml:space="preserve"> </w:t>
      </w:r>
      <w:r w:rsidR="00102944">
        <w:rPr>
          <w:rFonts w:asciiTheme="majorHAnsi" w:hAnsiTheme="majorHAnsi" w:cstheme="majorHAnsi"/>
          <w:iCs/>
          <w:sz w:val="18"/>
          <w:szCs w:val="18"/>
          <w:lang w:val="es-MX"/>
        </w:rPr>
        <w:tab/>
      </w:r>
    </w:p>
    <w:p w14:paraId="77E5CC48" w14:textId="67543046" w:rsidR="00EB23E4" w:rsidRDefault="00EB23E4" w:rsidP="00EB23E4">
      <w:pPr>
        <w:jc w:val="both"/>
        <w:rPr>
          <w:rFonts w:asciiTheme="majorHAnsi" w:hAnsiTheme="majorHAnsi" w:cstheme="majorHAnsi"/>
          <w:lang w:val="es-MX"/>
        </w:rPr>
      </w:pPr>
    </w:p>
    <w:p w14:paraId="4328AFD3" w14:textId="5B83EE5A" w:rsidR="009C3263" w:rsidRDefault="009C3263" w:rsidP="00EB23E4">
      <w:pPr>
        <w:jc w:val="both"/>
        <w:rPr>
          <w:rFonts w:asciiTheme="majorHAnsi" w:hAnsiTheme="majorHAnsi" w:cstheme="majorHAnsi"/>
          <w:lang w:val="es-MX"/>
        </w:rPr>
      </w:pPr>
      <w:r>
        <w:rPr>
          <w:rFonts w:asciiTheme="majorHAnsi" w:hAnsiTheme="majorHAnsi" w:cstheme="majorHAnsi"/>
          <w:lang w:val="es-MX"/>
        </w:rPr>
        <w:t xml:space="preserve">Se puede visualizar </w:t>
      </w:r>
      <w:r w:rsidR="00102944">
        <w:rPr>
          <w:rFonts w:asciiTheme="majorHAnsi" w:hAnsiTheme="majorHAnsi" w:cstheme="majorHAnsi"/>
          <w:lang w:val="es-MX"/>
        </w:rPr>
        <w:t xml:space="preserve">en la Tabla 3 </w:t>
      </w:r>
      <w:r>
        <w:rPr>
          <w:rFonts w:asciiTheme="majorHAnsi" w:hAnsiTheme="majorHAnsi" w:cstheme="majorHAnsi"/>
          <w:lang w:val="es-MX"/>
        </w:rPr>
        <w:t>que el</w:t>
      </w:r>
      <w:r w:rsidR="00102944">
        <w:rPr>
          <w:rFonts w:asciiTheme="majorHAnsi" w:hAnsiTheme="majorHAnsi" w:cstheme="majorHAnsi"/>
          <w:lang w:val="es-MX"/>
        </w:rPr>
        <w:t xml:space="preserve"> cálculo del tamaño muestral alcanza el universo de estudio en cada dominio. Esto se debe a la baja frecuencia de los productos, lo que hace que el ejercicio no sea viable realizar.   </w:t>
      </w:r>
    </w:p>
    <w:p w14:paraId="2B82FF96" w14:textId="77777777" w:rsidR="00057505" w:rsidRDefault="00057505" w:rsidP="00EB23E4">
      <w:pPr>
        <w:jc w:val="both"/>
        <w:rPr>
          <w:rFonts w:asciiTheme="majorHAnsi" w:hAnsiTheme="majorHAnsi" w:cstheme="majorHAnsi"/>
          <w:lang w:val="es-MX"/>
        </w:rPr>
      </w:pPr>
    </w:p>
    <w:p w14:paraId="558BAF58" w14:textId="77777777" w:rsidR="00057505" w:rsidRDefault="00057505" w:rsidP="00057505">
      <w:pPr>
        <w:jc w:val="both"/>
        <w:rPr>
          <w:rFonts w:asciiTheme="majorHAnsi" w:hAnsiTheme="majorHAnsi" w:cstheme="majorHAnsi"/>
          <w:b/>
          <w:lang w:val="es-MX"/>
        </w:rPr>
      </w:pPr>
      <w:r w:rsidRPr="0011063C">
        <w:rPr>
          <w:rFonts w:asciiTheme="majorHAnsi" w:hAnsiTheme="majorHAnsi" w:cstheme="majorHAnsi"/>
          <w:b/>
          <w:lang w:val="es-MX"/>
        </w:rPr>
        <w:t>Conclusiones y recomendaciones</w:t>
      </w:r>
    </w:p>
    <w:p w14:paraId="6AD29636" w14:textId="77777777" w:rsidR="00057505" w:rsidRPr="0011063C" w:rsidRDefault="00057505" w:rsidP="00057505">
      <w:pPr>
        <w:jc w:val="both"/>
        <w:rPr>
          <w:rFonts w:asciiTheme="majorHAnsi" w:hAnsiTheme="majorHAnsi" w:cstheme="majorHAnsi"/>
          <w:b/>
          <w:lang w:val="es-MX"/>
        </w:rPr>
      </w:pPr>
    </w:p>
    <w:p w14:paraId="2BD98E41" w14:textId="31F90DAA" w:rsidR="00057505" w:rsidRDefault="00057505" w:rsidP="00057505">
      <w:pPr>
        <w:pStyle w:val="Prrafodelista"/>
        <w:numPr>
          <w:ilvl w:val="0"/>
          <w:numId w:val="7"/>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La cobertura es deficiente, esto hace imposible poder contrastar los datos recolectados en campo con los objetivos del proyecto. </w:t>
      </w:r>
    </w:p>
    <w:p w14:paraId="77972EF7" w14:textId="2C5A800D" w:rsidR="00057505" w:rsidRDefault="00B00A55" w:rsidP="00057505">
      <w:pPr>
        <w:pStyle w:val="Prrafodelista"/>
        <w:numPr>
          <w:ilvl w:val="0"/>
          <w:numId w:val="7"/>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El cálculo de tamaño para una submuestra a nivel de producto no es viable, ya que el resultado obtenido </w:t>
      </w:r>
      <w:r w:rsidRPr="00B00A55">
        <w:rPr>
          <w:rFonts w:asciiTheme="majorHAnsi" w:hAnsiTheme="majorHAnsi" w:cstheme="majorHAnsi"/>
          <w:lang w:val="es-MX"/>
        </w:rPr>
        <w:t>alcanza el universo de estudio en cada dominio</w:t>
      </w:r>
      <w:r w:rsidR="00623E3E">
        <w:rPr>
          <w:rFonts w:asciiTheme="majorHAnsi" w:hAnsiTheme="majorHAnsi" w:cstheme="majorHAnsi"/>
          <w:lang w:val="es-MX"/>
        </w:rPr>
        <w:t>. Esto se debe a la baja frecuencia de las tomas realizadas</w:t>
      </w:r>
      <w:r w:rsidR="00A7550A">
        <w:rPr>
          <w:rFonts w:asciiTheme="majorHAnsi" w:hAnsiTheme="majorHAnsi" w:cstheme="majorHAnsi"/>
          <w:lang w:val="es-MX"/>
        </w:rPr>
        <w:t>.</w:t>
      </w:r>
    </w:p>
    <w:p w14:paraId="09576D41" w14:textId="4E114CDE" w:rsidR="00623E3E" w:rsidRDefault="00623E3E" w:rsidP="00057505">
      <w:pPr>
        <w:pStyle w:val="Prrafodelista"/>
        <w:numPr>
          <w:ilvl w:val="0"/>
          <w:numId w:val="7"/>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Se deben definir otras estrategias para </w:t>
      </w:r>
      <w:r w:rsidR="00ED61B6">
        <w:rPr>
          <w:rFonts w:asciiTheme="majorHAnsi" w:hAnsiTheme="majorHAnsi" w:cstheme="majorHAnsi"/>
          <w:lang w:val="es-MX"/>
        </w:rPr>
        <w:t>concretar</w:t>
      </w:r>
      <w:r>
        <w:rPr>
          <w:rFonts w:asciiTheme="majorHAnsi" w:hAnsiTheme="majorHAnsi" w:cstheme="majorHAnsi"/>
          <w:lang w:val="es-MX"/>
        </w:rPr>
        <w:t xml:space="preserve"> un procedimiento que nos permita obtener una submuestra a nivel de producto, por ejemplo, se puede </w:t>
      </w:r>
      <w:r w:rsidR="00ED61B6">
        <w:rPr>
          <w:rFonts w:asciiTheme="majorHAnsi" w:hAnsiTheme="majorHAnsi" w:cstheme="majorHAnsi"/>
          <w:lang w:val="es-MX"/>
        </w:rPr>
        <w:t xml:space="preserve">establecer </w:t>
      </w:r>
      <w:r>
        <w:rPr>
          <w:rFonts w:asciiTheme="majorHAnsi" w:hAnsiTheme="majorHAnsi" w:cstheme="majorHAnsi"/>
          <w:lang w:val="es-MX"/>
        </w:rPr>
        <w:t xml:space="preserve">un tamaño fijo para cada categoría de productos, con esto se podría evaluar la selección aleatoria dentro de cada dominio de estudio. </w:t>
      </w:r>
    </w:p>
    <w:p w14:paraId="7A509C22" w14:textId="77777777" w:rsidR="00D97022" w:rsidRPr="00F60F0B" w:rsidRDefault="00D97022" w:rsidP="00D97022">
      <w:pPr>
        <w:pStyle w:val="Prrafodelista"/>
        <w:numPr>
          <w:ilvl w:val="0"/>
          <w:numId w:val="7"/>
        </w:numPr>
        <w:jc w:val="both"/>
        <w:rPr>
          <w:rFonts w:asciiTheme="majorHAnsi" w:hAnsiTheme="majorHAnsi" w:cstheme="majorHAnsi"/>
          <w:b/>
          <w:lang w:val="es-MX"/>
        </w:rPr>
      </w:pPr>
      <w:r>
        <w:rPr>
          <w:rFonts w:asciiTheme="majorHAnsi" w:hAnsiTheme="majorHAnsi" w:cstheme="majorHAnsi"/>
          <w:bCs/>
          <w:lang w:val="es-MX"/>
        </w:rPr>
        <w:t>Se recomienda dar un adecuado seguimiento al proceso estableciendo estrategias que permitan mejorar la cobertura, sin bien en este caso se trató de una prueba piloto, en la práctica este tipo de procedimientos comprometerán negativamente los resultados de la operación estadística.</w:t>
      </w:r>
    </w:p>
    <w:p w14:paraId="4733318A" w14:textId="77777777" w:rsidR="00057505" w:rsidRPr="00D97022" w:rsidRDefault="00057505" w:rsidP="00D97022">
      <w:pPr>
        <w:spacing w:after="160" w:line="259" w:lineRule="auto"/>
        <w:jc w:val="both"/>
        <w:rPr>
          <w:rFonts w:asciiTheme="majorHAnsi" w:hAnsiTheme="majorHAnsi" w:cstheme="majorHAnsi"/>
          <w:lang w:val="es-MX"/>
        </w:rPr>
      </w:pPr>
    </w:p>
    <w:p w14:paraId="12006802" w14:textId="77777777" w:rsidR="00057505" w:rsidRDefault="00057505" w:rsidP="00057505">
      <w:pPr>
        <w:jc w:val="both"/>
        <w:rPr>
          <w:rFonts w:asciiTheme="majorHAnsi" w:hAnsiTheme="majorHAnsi" w:cstheme="majorHAnsi"/>
          <w:b/>
          <w:lang w:val="es-MX"/>
        </w:rPr>
      </w:pPr>
      <w:r w:rsidRPr="009C0F09">
        <w:rPr>
          <w:rFonts w:asciiTheme="majorHAnsi" w:hAnsiTheme="majorHAnsi" w:cstheme="majorHAnsi"/>
          <w:b/>
          <w:lang w:val="es-MX"/>
        </w:rPr>
        <w:t>Observaciones</w:t>
      </w:r>
    </w:p>
    <w:p w14:paraId="6C3921E7" w14:textId="4D389D90" w:rsidR="00623E3E" w:rsidRDefault="00623E3E" w:rsidP="00057505">
      <w:pPr>
        <w:jc w:val="both"/>
        <w:rPr>
          <w:rFonts w:asciiTheme="majorHAnsi" w:hAnsiTheme="majorHAnsi" w:cstheme="majorHAnsi"/>
          <w:b/>
          <w:lang w:val="es-MX"/>
        </w:rPr>
      </w:pPr>
    </w:p>
    <w:p w14:paraId="0113B541" w14:textId="52464E9B" w:rsidR="00D97022" w:rsidRPr="0059280C" w:rsidRDefault="000C1430" w:rsidP="00D97022">
      <w:pPr>
        <w:pStyle w:val="Prrafodelista"/>
        <w:numPr>
          <w:ilvl w:val="0"/>
          <w:numId w:val="9"/>
        </w:numPr>
        <w:spacing w:after="160" w:line="259" w:lineRule="auto"/>
        <w:jc w:val="both"/>
        <w:rPr>
          <w:rFonts w:asciiTheme="majorHAnsi" w:hAnsiTheme="majorHAnsi" w:cstheme="majorHAnsi"/>
          <w:lang w:val="es-MX"/>
        </w:rPr>
      </w:pPr>
      <w:r>
        <w:rPr>
          <w:rFonts w:asciiTheme="majorHAnsi" w:hAnsiTheme="majorHAnsi" w:cstheme="majorHAnsi"/>
          <w:lang w:val="es-MX"/>
        </w:rPr>
        <w:t>Es importante señalar que e</w:t>
      </w:r>
      <w:r w:rsidR="00D97022">
        <w:rPr>
          <w:rFonts w:asciiTheme="majorHAnsi" w:hAnsiTheme="majorHAnsi" w:cstheme="majorHAnsi"/>
          <w:lang w:val="es-MX"/>
        </w:rPr>
        <w:t xml:space="preserve">l ejercicio realizado para el cálculo del tamaño de una submuestra, cuyos resultados se puede apreciar en la Tabla 3, corresponde estrictamente a un ejemplo realizado con los precios recolectados por el equipo </w:t>
      </w:r>
      <w:r w:rsidR="00D97022" w:rsidRPr="00E42F0C">
        <w:rPr>
          <w:rFonts w:asciiTheme="majorHAnsi" w:hAnsiTheme="majorHAnsi" w:cstheme="majorHAnsi"/>
          <w:lang w:val="es-MX"/>
        </w:rPr>
        <w:t>DECON/CAB-SIPP</w:t>
      </w:r>
      <w:r w:rsidR="00D97022">
        <w:rPr>
          <w:rFonts w:asciiTheme="majorHAnsi" w:hAnsiTheme="majorHAnsi" w:cstheme="majorHAnsi"/>
          <w:lang w:val="es-MX"/>
        </w:rPr>
        <w:t xml:space="preserve"> del actual IPP de un listado de cinco productos. Esto se lo hizo con el afán de evidenciar el comportamiento de los r</w:t>
      </w:r>
      <w:r w:rsidR="00434212">
        <w:rPr>
          <w:rFonts w:asciiTheme="majorHAnsi" w:hAnsiTheme="majorHAnsi" w:cstheme="majorHAnsi"/>
          <w:lang w:val="es-MX"/>
        </w:rPr>
        <w:t>esultados en un primer ejercicio.</w:t>
      </w:r>
    </w:p>
    <w:p w14:paraId="34A2C548" w14:textId="77777777" w:rsidR="00057505" w:rsidRPr="00D97022" w:rsidRDefault="00057505" w:rsidP="00D97022">
      <w:pPr>
        <w:pStyle w:val="Prrafodelista"/>
        <w:jc w:val="both"/>
        <w:rPr>
          <w:rFonts w:asciiTheme="majorHAnsi" w:hAnsiTheme="majorHAnsi" w:cstheme="majorHAnsi"/>
          <w:b/>
          <w:lang w:val="es-MX"/>
        </w:rPr>
      </w:pPr>
    </w:p>
    <w:p w14:paraId="6377299B" w14:textId="410373E8" w:rsidR="00057505" w:rsidRDefault="00057505" w:rsidP="00057505">
      <w:pPr>
        <w:pStyle w:val="Prrafodelista"/>
        <w:numPr>
          <w:ilvl w:val="0"/>
          <w:numId w:val="8"/>
        </w:numPr>
        <w:spacing w:after="160" w:line="259" w:lineRule="auto"/>
        <w:jc w:val="both"/>
        <w:rPr>
          <w:ins w:id="0" w:author="INEC Omar Llambo" w:date="2024-04-23T09:01:00Z"/>
          <w:rFonts w:asciiTheme="majorHAnsi" w:hAnsiTheme="majorHAnsi" w:cstheme="majorHAnsi"/>
          <w:lang w:val="es-MX"/>
        </w:rPr>
      </w:pPr>
      <w:r w:rsidRPr="00FA60B0">
        <w:rPr>
          <w:rFonts w:asciiTheme="majorHAnsi" w:hAnsiTheme="majorHAnsi" w:cstheme="majorHAnsi"/>
          <w:lang w:val="es-MX"/>
        </w:rPr>
        <w:t xml:space="preserve">Es importante señalar que el actual documento recoge información de los procesos </w:t>
      </w:r>
      <w:r w:rsidR="00391F2B" w:rsidRPr="00FA60B0">
        <w:rPr>
          <w:rFonts w:asciiTheme="majorHAnsi" w:hAnsiTheme="majorHAnsi" w:cstheme="majorHAnsi"/>
          <w:lang w:val="es-MX"/>
        </w:rPr>
        <w:t>implementados</w:t>
      </w:r>
      <w:r w:rsidRPr="00FA60B0">
        <w:rPr>
          <w:rFonts w:asciiTheme="majorHAnsi" w:hAnsiTheme="majorHAnsi" w:cstheme="majorHAnsi"/>
          <w:lang w:val="es-MX"/>
        </w:rPr>
        <w:t xml:space="preserve"> hasta el momento, mas no</w:t>
      </w:r>
      <w:r>
        <w:rPr>
          <w:rFonts w:asciiTheme="majorHAnsi" w:hAnsiTheme="majorHAnsi" w:cstheme="majorHAnsi"/>
          <w:lang w:val="es-MX"/>
        </w:rPr>
        <w:t xml:space="preserve"> de los resultados finales</w:t>
      </w:r>
      <w:r w:rsidRPr="00FA60B0">
        <w:rPr>
          <w:rFonts w:asciiTheme="majorHAnsi" w:hAnsiTheme="majorHAnsi" w:cstheme="majorHAnsi"/>
          <w:lang w:val="es-MX"/>
        </w:rPr>
        <w:t>; por lo que, existirán ca</w:t>
      </w:r>
      <w:r>
        <w:rPr>
          <w:rFonts w:asciiTheme="majorHAnsi" w:hAnsiTheme="majorHAnsi" w:cstheme="majorHAnsi"/>
          <w:lang w:val="es-MX"/>
        </w:rPr>
        <w:t xml:space="preserve">mbios a medida que se discutan y se tomen </w:t>
      </w:r>
      <w:r w:rsidRPr="00FA60B0">
        <w:rPr>
          <w:rFonts w:asciiTheme="majorHAnsi" w:hAnsiTheme="majorHAnsi" w:cstheme="majorHAnsi"/>
          <w:lang w:val="es-MX"/>
        </w:rPr>
        <w:t xml:space="preserve">decisiones </w:t>
      </w:r>
      <w:r w:rsidR="00623E3E">
        <w:rPr>
          <w:rFonts w:asciiTheme="majorHAnsi" w:hAnsiTheme="majorHAnsi" w:cstheme="majorHAnsi"/>
          <w:lang w:val="es-MX"/>
        </w:rPr>
        <w:t xml:space="preserve">definitivas </w:t>
      </w:r>
      <w:r w:rsidR="00623E3E" w:rsidRPr="00FA60B0">
        <w:rPr>
          <w:rFonts w:asciiTheme="majorHAnsi" w:hAnsiTheme="majorHAnsi" w:cstheme="majorHAnsi"/>
          <w:lang w:val="es-MX"/>
        </w:rPr>
        <w:t>y</w:t>
      </w:r>
      <w:r w:rsidRPr="00FA60B0">
        <w:rPr>
          <w:rFonts w:asciiTheme="majorHAnsi" w:hAnsiTheme="majorHAnsi" w:cstheme="majorHAnsi"/>
          <w:lang w:val="es-MX"/>
        </w:rPr>
        <w:t xml:space="preserve"> con ello se podrá elaborar un documento final en el que se detalle la metodología utilizada.</w:t>
      </w:r>
    </w:p>
    <w:tbl>
      <w:tblPr>
        <w:tblW w:w="9952" w:type="dxa"/>
        <w:tblInd w:w="-743" w:type="dxa"/>
        <w:tblLayout w:type="fixed"/>
        <w:tblCellMar>
          <w:left w:w="70" w:type="dxa"/>
          <w:right w:w="70" w:type="dxa"/>
        </w:tblCellMar>
        <w:tblLook w:val="04A0" w:firstRow="1" w:lastRow="0" w:firstColumn="1" w:lastColumn="0" w:noHBand="0" w:noVBand="1"/>
      </w:tblPr>
      <w:tblGrid>
        <w:gridCol w:w="3290"/>
        <w:gridCol w:w="2126"/>
        <w:gridCol w:w="4536"/>
      </w:tblGrid>
      <w:tr w:rsidR="00D1095C" w:rsidRPr="00031671" w14:paraId="5EF410CD" w14:textId="77777777" w:rsidTr="007B443A">
        <w:trPr>
          <w:trHeight w:val="403"/>
          <w:ins w:id="1" w:author="INEC Omar Llambo" w:date="2024-04-23T09:02:00Z"/>
        </w:trPr>
        <w:tc>
          <w:tcPr>
            <w:tcW w:w="9952"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2AD24028" w14:textId="77777777" w:rsidR="00D1095C" w:rsidRPr="00031671" w:rsidRDefault="00D1095C" w:rsidP="007B443A">
            <w:pPr>
              <w:jc w:val="center"/>
              <w:rPr>
                <w:ins w:id="2" w:author="INEC Omar Llambo" w:date="2024-04-23T09:02:00Z"/>
                <w:rFonts w:ascii="Century Gothic" w:eastAsia="Times New Roman" w:hAnsi="Century Gothic"/>
                <w:b/>
                <w:color w:val="000000" w:themeColor="text1"/>
                <w:sz w:val="18"/>
                <w:szCs w:val="18"/>
                <w:lang w:eastAsia="es-ES"/>
              </w:rPr>
            </w:pPr>
            <w:ins w:id="3" w:author="INEC Omar Llambo" w:date="2024-04-23T09:02:00Z">
              <w:r w:rsidRPr="00031671">
                <w:rPr>
                  <w:rFonts w:ascii="Century Gothic" w:eastAsia="Times New Roman" w:hAnsi="Century Gothic"/>
                  <w:b/>
                  <w:color w:val="000000" w:themeColor="text1"/>
                  <w:sz w:val="18"/>
                  <w:szCs w:val="18"/>
                  <w:lang w:eastAsia="es-ES"/>
                </w:rPr>
                <w:lastRenderedPageBreak/>
                <w:t>FIRMAS DE RESPONSABILIDAD</w:t>
              </w:r>
            </w:ins>
          </w:p>
        </w:tc>
      </w:tr>
      <w:tr w:rsidR="00D1095C" w:rsidRPr="00031671" w14:paraId="13A1C9ED" w14:textId="77777777" w:rsidTr="007B443A">
        <w:trPr>
          <w:trHeight w:val="595"/>
          <w:ins w:id="4" w:author="INEC Omar Llambo" w:date="2024-04-23T09:02:00Z"/>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5435733F" w14:textId="77777777" w:rsidR="00D1095C" w:rsidRPr="00031671" w:rsidRDefault="00D1095C" w:rsidP="007B443A">
            <w:pPr>
              <w:jc w:val="center"/>
              <w:rPr>
                <w:ins w:id="5" w:author="INEC Omar Llambo" w:date="2024-04-23T09:02:00Z"/>
                <w:rFonts w:ascii="Century Gothic" w:eastAsia="Times New Roman" w:hAnsi="Century Gothic" w:cstheme="minorHAnsi"/>
                <w:b/>
                <w:color w:val="000000" w:themeColor="text1"/>
                <w:sz w:val="18"/>
                <w:szCs w:val="18"/>
                <w:lang w:eastAsia="es-ES"/>
              </w:rPr>
            </w:pPr>
          </w:p>
          <w:p w14:paraId="21930B82" w14:textId="77777777" w:rsidR="00D1095C" w:rsidRPr="00031671" w:rsidRDefault="00D1095C" w:rsidP="007B443A">
            <w:pPr>
              <w:jc w:val="center"/>
              <w:rPr>
                <w:ins w:id="6" w:author="INEC Omar Llambo" w:date="2024-04-23T09:02:00Z"/>
                <w:rFonts w:ascii="Century Gothic" w:eastAsia="Times New Roman" w:hAnsi="Century Gothic" w:cstheme="minorHAnsi"/>
                <w:b/>
                <w:color w:val="000000" w:themeColor="text1"/>
                <w:sz w:val="18"/>
                <w:szCs w:val="18"/>
                <w:lang w:eastAsia="es-ES"/>
              </w:rPr>
            </w:pPr>
            <w:ins w:id="7" w:author="INEC Omar Llambo" w:date="2024-04-23T09:02:00Z">
              <w:r w:rsidRPr="00031671">
                <w:rPr>
                  <w:rFonts w:ascii="Century Gothic" w:eastAsia="Times New Roman" w:hAnsi="Century Gothic" w:cstheme="minorHAnsi"/>
                  <w:b/>
                  <w:color w:val="000000" w:themeColor="text1"/>
                  <w:sz w:val="18"/>
                  <w:szCs w:val="18"/>
                  <w:lang w:eastAsia="es-ES"/>
                </w:rPr>
                <w:t>Nombre y Apellido</w:t>
              </w:r>
            </w:ins>
          </w:p>
          <w:p w14:paraId="212D48FA" w14:textId="77777777" w:rsidR="00D1095C" w:rsidRPr="00031671" w:rsidRDefault="00D1095C" w:rsidP="007B443A">
            <w:pPr>
              <w:rPr>
                <w:ins w:id="8" w:author="INEC Omar Llambo" w:date="2024-04-23T09:02:00Z"/>
                <w:rFonts w:ascii="Century Gothic" w:eastAsia="Times New Roman" w:hAnsi="Century Gothic" w:cstheme="minorHAnsi"/>
                <w:b/>
                <w:color w:val="000000" w:themeColor="text1"/>
                <w:sz w:val="18"/>
                <w:szCs w:val="18"/>
                <w:lang w:eastAsia="es-E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15574FC" w14:textId="77777777" w:rsidR="00D1095C" w:rsidRPr="00031671" w:rsidRDefault="00D1095C" w:rsidP="007B443A">
            <w:pPr>
              <w:jc w:val="center"/>
              <w:rPr>
                <w:ins w:id="9" w:author="INEC Omar Llambo" w:date="2024-04-23T09:02:00Z"/>
                <w:rFonts w:ascii="Century Gothic" w:eastAsia="Times New Roman" w:hAnsi="Century Gothic" w:cstheme="minorHAnsi"/>
                <w:b/>
                <w:color w:val="000000" w:themeColor="text1"/>
                <w:sz w:val="18"/>
                <w:szCs w:val="18"/>
                <w:lang w:eastAsia="es-ES"/>
              </w:rPr>
            </w:pPr>
            <w:ins w:id="10" w:author="INEC Omar Llambo" w:date="2024-04-23T09:02:00Z">
              <w:r w:rsidRPr="00031671">
                <w:rPr>
                  <w:rFonts w:ascii="Century Gothic" w:eastAsia="Times New Roman" w:hAnsi="Century Gothic" w:cstheme="minorHAnsi"/>
                  <w:b/>
                  <w:color w:val="000000" w:themeColor="text1"/>
                  <w:sz w:val="18"/>
                  <w:szCs w:val="18"/>
                  <w:lang w:eastAsia="es-ES"/>
                </w:rPr>
                <w:t xml:space="preserve">Dirección </w:t>
              </w:r>
            </w:ins>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675E368" w14:textId="77777777" w:rsidR="00D1095C" w:rsidRPr="00031671" w:rsidRDefault="00D1095C" w:rsidP="007B443A">
            <w:pPr>
              <w:jc w:val="center"/>
              <w:rPr>
                <w:ins w:id="11" w:author="INEC Omar Llambo" w:date="2024-04-23T09:02:00Z"/>
                <w:rFonts w:ascii="Century Gothic" w:eastAsia="Times New Roman" w:hAnsi="Century Gothic" w:cstheme="minorHAnsi"/>
                <w:b/>
                <w:color w:val="000000" w:themeColor="text1"/>
                <w:sz w:val="18"/>
                <w:szCs w:val="18"/>
                <w:lang w:eastAsia="es-ES"/>
              </w:rPr>
            </w:pPr>
            <w:ins w:id="12" w:author="INEC Omar Llambo" w:date="2024-04-23T09:02:00Z">
              <w:r w:rsidRPr="00031671">
                <w:rPr>
                  <w:rFonts w:ascii="Century Gothic" w:eastAsia="Times New Roman" w:hAnsi="Century Gothic" w:cstheme="minorHAnsi"/>
                  <w:b/>
                  <w:color w:val="000000" w:themeColor="text1"/>
                  <w:sz w:val="18"/>
                  <w:szCs w:val="18"/>
                  <w:lang w:eastAsia="es-ES"/>
                </w:rPr>
                <w:t xml:space="preserve">Firmas </w:t>
              </w:r>
            </w:ins>
          </w:p>
        </w:tc>
      </w:tr>
      <w:tr w:rsidR="00D1095C" w:rsidRPr="00031671" w14:paraId="6C095941" w14:textId="77777777" w:rsidTr="007B443A">
        <w:trPr>
          <w:trHeight w:val="1310"/>
          <w:ins w:id="13" w:author="INEC Omar Llambo" w:date="2024-04-23T09:02:00Z"/>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40CC44F7" w14:textId="77777777" w:rsidR="00D1095C" w:rsidRPr="00031671" w:rsidRDefault="00D1095C" w:rsidP="007B443A">
            <w:pPr>
              <w:spacing w:before="240"/>
              <w:jc w:val="center"/>
              <w:rPr>
                <w:ins w:id="14" w:author="INEC Omar Llambo" w:date="2024-04-23T09:02:00Z"/>
                <w:rFonts w:ascii="Century Gothic" w:eastAsia="Times New Roman" w:hAnsi="Century Gothic" w:cstheme="minorHAnsi"/>
                <w:color w:val="000000" w:themeColor="text1"/>
                <w:sz w:val="18"/>
                <w:szCs w:val="18"/>
                <w:lang w:eastAsia="es-ES"/>
              </w:rPr>
            </w:pPr>
            <w:ins w:id="15" w:author="INEC Omar Llambo" w:date="2024-04-23T09:02:00Z">
              <w:r>
                <w:rPr>
                  <w:rFonts w:ascii="Century Gothic" w:eastAsia="Times New Roman" w:hAnsi="Century Gothic" w:cstheme="minorHAnsi"/>
                  <w:color w:val="000000" w:themeColor="text1"/>
                  <w:sz w:val="18"/>
                  <w:szCs w:val="18"/>
                  <w:lang w:eastAsia="es-ES"/>
                </w:rPr>
                <w:t>OMAR LLAMBO</w:t>
              </w:r>
            </w:ins>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77E9696" w14:textId="77777777" w:rsidR="00D1095C" w:rsidRPr="00031671" w:rsidRDefault="00D1095C" w:rsidP="007B443A">
            <w:pPr>
              <w:spacing w:before="240"/>
              <w:jc w:val="center"/>
              <w:rPr>
                <w:ins w:id="16" w:author="INEC Omar Llambo" w:date="2024-04-23T09:02:00Z"/>
                <w:rFonts w:ascii="Century Gothic" w:eastAsia="Times New Roman" w:hAnsi="Century Gothic" w:cstheme="minorHAnsi"/>
                <w:color w:val="000000" w:themeColor="text1"/>
                <w:sz w:val="18"/>
                <w:szCs w:val="18"/>
                <w:lang w:eastAsia="es-ES"/>
              </w:rPr>
            </w:pPr>
            <w:ins w:id="17" w:author="INEC Omar Llambo" w:date="2024-04-23T09:02:00Z">
              <w:r>
                <w:rPr>
                  <w:rFonts w:ascii="Century Gothic" w:eastAsia="Times New Roman" w:hAnsi="Century Gothic" w:cstheme="minorHAnsi"/>
                  <w:color w:val="000000" w:themeColor="text1"/>
                  <w:sz w:val="18"/>
                  <w:szCs w:val="18"/>
                  <w:lang w:eastAsia="es-ES"/>
                </w:rPr>
                <w:t>DINEM</w:t>
              </w:r>
            </w:ins>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4E63F70C" w14:textId="77777777" w:rsidR="00D1095C" w:rsidRPr="00031671" w:rsidRDefault="00D1095C" w:rsidP="007B443A">
            <w:pPr>
              <w:spacing w:before="240"/>
              <w:jc w:val="center"/>
              <w:rPr>
                <w:ins w:id="18" w:author="INEC Omar Llambo" w:date="2024-04-23T09:02:00Z"/>
                <w:rFonts w:ascii="Century Gothic" w:eastAsia="Times New Roman" w:hAnsi="Century Gothic" w:cstheme="minorHAnsi"/>
                <w:color w:val="000000" w:themeColor="text1"/>
                <w:sz w:val="18"/>
                <w:szCs w:val="18"/>
                <w:lang w:eastAsia="es-ES"/>
              </w:rPr>
            </w:pPr>
          </w:p>
        </w:tc>
      </w:tr>
      <w:tr w:rsidR="00D1095C" w:rsidRPr="00031671" w14:paraId="635F015E" w14:textId="77777777" w:rsidTr="007B443A">
        <w:trPr>
          <w:trHeight w:val="1400"/>
          <w:ins w:id="19" w:author="INEC Omar Llambo" w:date="2024-04-23T09:02:00Z"/>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3DB200E8" w14:textId="77777777" w:rsidR="00D1095C" w:rsidRPr="00031671" w:rsidRDefault="00D1095C" w:rsidP="007B443A">
            <w:pPr>
              <w:spacing w:before="240"/>
              <w:jc w:val="center"/>
              <w:rPr>
                <w:ins w:id="20" w:author="INEC Omar Llambo" w:date="2024-04-23T09:02:00Z"/>
                <w:rFonts w:ascii="Century Gothic" w:eastAsia="Times New Roman" w:hAnsi="Century Gothic" w:cstheme="minorHAnsi"/>
                <w:color w:val="000000" w:themeColor="text1"/>
                <w:sz w:val="18"/>
                <w:szCs w:val="18"/>
                <w:lang w:eastAsia="es-ES"/>
              </w:rPr>
            </w:pPr>
            <w:ins w:id="21" w:author="INEC Omar Llambo" w:date="2024-04-23T09:02:00Z">
              <w:r>
                <w:rPr>
                  <w:rFonts w:ascii="Century Gothic" w:eastAsia="Times New Roman" w:hAnsi="Century Gothic" w:cstheme="minorHAnsi"/>
                  <w:color w:val="000000" w:themeColor="text1"/>
                  <w:sz w:val="18"/>
                  <w:szCs w:val="18"/>
                  <w:lang w:eastAsia="es-ES"/>
                </w:rPr>
                <w:t>CHRISTIAN GARCÉS</w:t>
              </w:r>
            </w:ins>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D9AC81" w14:textId="77777777" w:rsidR="00D1095C" w:rsidRPr="00031671" w:rsidRDefault="00D1095C" w:rsidP="007B443A">
            <w:pPr>
              <w:spacing w:before="240"/>
              <w:jc w:val="center"/>
              <w:rPr>
                <w:ins w:id="22" w:author="INEC Omar Llambo" w:date="2024-04-23T09:02:00Z"/>
                <w:rFonts w:ascii="Century Gothic" w:eastAsia="Times New Roman" w:hAnsi="Century Gothic" w:cstheme="minorHAnsi"/>
                <w:color w:val="000000" w:themeColor="text1"/>
                <w:sz w:val="18"/>
                <w:szCs w:val="18"/>
                <w:lang w:eastAsia="es-ES"/>
              </w:rPr>
            </w:pPr>
            <w:ins w:id="23" w:author="INEC Omar Llambo" w:date="2024-04-23T09:02:00Z">
              <w:r>
                <w:rPr>
                  <w:rFonts w:ascii="Century Gothic" w:eastAsia="Times New Roman" w:hAnsi="Century Gothic" w:cstheme="minorHAnsi"/>
                  <w:color w:val="000000" w:themeColor="text1"/>
                  <w:sz w:val="18"/>
                  <w:szCs w:val="18"/>
                  <w:lang w:eastAsia="es-ES"/>
                </w:rPr>
                <w:t>DINEM</w:t>
              </w:r>
            </w:ins>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9BBC41A" w14:textId="77777777" w:rsidR="00D1095C" w:rsidRPr="00031671" w:rsidRDefault="00D1095C" w:rsidP="007B443A">
            <w:pPr>
              <w:spacing w:before="240"/>
              <w:jc w:val="center"/>
              <w:rPr>
                <w:ins w:id="24" w:author="INEC Omar Llambo" w:date="2024-04-23T09:02:00Z"/>
                <w:rFonts w:ascii="Century Gothic" w:eastAsia="Times New Roman" w:hAnsi="Century Gothic" w:cstheme="minorHAnsi"/>
                <w:color w:val="000000" w:themeColor="text1"/>
                <w:sz w:val="18"/>
                <w:szCs w:val="18"/>
                <w:lang w:eastAsia="es-ES"/>
              </w:rPr>
            </w:pPr>
          </w:p>
        </w:tc>
      </w:tr>
    </w:tbl>
    <w:p w14:paraId="3FF21160" w14:textId="77777777" w:rsidR="00D1095C" w:rsidRDefault="00D1095C" w:rsidP="00D1095C">
      <w:pPr>
        <w:spacing w:after="160" w:line="259" w:lineRule="auto"/>
        <w:jc w:val="both"/>
        <w:rPr>
          <w:ins w:id="25" w:author="INEC Omar Llambo" w:date="2024-04-23T09:01:00Z"/>
          <w:rFonts w:asciiTheme="majorHAnsi" w:hAnsiTheme="majorHAnsi" w:cstheme="majorHAnsi"/>
          <w:lang w:val="es-MX"/>
        </w:rPr>
        <w:pPrChange w:id="26" w:author="INEC Omar Llambo" w:date="2024-04-23T09:01:00Z">
          <w:pPr>
            <w:pStyle w:val="Prrafodelista"/>
            <w:numPr>
              <w:numId w:val="8"/>
            </w:numPr>
            <w:spacing w:after="160" w:line="259" w:lineRule="auto"/>
            <w:ind w:hanging="360"/>
            <w:jc w:val="both"/>
          </w:pPr>
        </w:pPrChange>
      </w:pPr>
    </w:p>
    <w:p w14:paraId="507DEB59" w14:textId="77777777" w:rsidR="00D1095C" w:rsidRDefault="00D1095C" w:rsidP="00D1095C">
      <w:pPr>
        <w:spacing w:after="160" w:line="259" w:lineRule="auto"/>
        <w:jc w:val="both"/>
        <w:rPr>
          <w:ins w:id="27" w:author="INEC Omar Llambo" w:date="2024-04-23T09:01:00Z"/>
          <w:rFonts w:asciiTheme="majorHAnsi" w:hAnsiTheme="majorHAnsi" w:cstheme="majorHAnsi"/>
          <w:lang w:val="es-MX"/>
        </w:rPr>
        <w:pPrChange w:id="28" w:author="INEC Omar Llambo" w:date="2024-04-23T09:01:00Z">
          <w:pPr>
            <w:pStyle w:val="Prrafodelista"/>
            <w:numPr>
              <w:numId w:val="8"/>
            </w:numPr>
            <w:spacing w:after="160" w:line="259" w:lineRule="auto"/>
            <w:ind w:hanging="360"/>
            <w:jc w:val="both"/>
          </w:pPr>
        </w:pPrChange>
      </w:pPr>
    </w:p>
    <w:p w14:paraId="09BA88F5" w14:textId="77777777" w:rsidR="00D1095C" w:rsidRDefault="00D1095C" w:rsidP="00D1095C">
      <w:pPr>
        <w:spacing w:after="160" w:line="259" w:lineRule="auto"/>
        <w:jc w:val="both"/>
        <w:rPr>
          <w:ins w:id="29" w:author="INEC Omar Llambo" w:date="2024-04-23T09:01:00Z"/>
          <w:rFonts w:asciiTheme="majorHAnsi" w:hAnsiTheme="majorHAnsi" w:cstheme="majorHAnsi"/>
          <w:lang w:val="es-MX"/>
        </w:rPr>
        <w:pPrChange w:id="30" w:author="INEC Omar Llambo" w:date="2024-04-23T09:01:00Z">
          <w:pPr>
            <w:pStyle w:val="Prrafodelista"/>
            <w:numPr>
              <w:numId w:val="8"/>
            </w:numPr>
            <w:spacing w:after="160" w:line="259" w:lineRule="auto"/>
            <w:ind w:hanging="360"/>
            <w:jc w:val="both"/>
          </w:pPr>
        </w:pPrChange>
      </w:pPr>
    </w:p>
    <w:p w14:paraId="5424C764" w14:textId="77777777" w:rsidR="00D1095C" w:rsidRDefault="00D1095C" w:rsidP="00D1095C">
      <w:pPr>
        <w:spacing w:after="160" w:line="259" w:lineRule="auto"/>
        <w:jc w:val="both"/>
        <w:rPr>
          <w:ins w:id="31" w:author="INEC Omar Llambo" w:date="2024-04-23T09:01:00Z"/>
          <w:rFonts w:asciiTheme="majorHAnsi" w:hAnsiTheme="majorHAnsi" w:cstheme="majorHAnsi"/>
          <w:lang w:val="es-MX"/>
        </w:rPr>
        <w:pPrChange w:id="32" w:author="INEC Omar Llambo" w:date="2024-04-23T09:01:00Z">
          <w:pPr>
            <w:pStyle w:val="Prrafodelista"/>
            <w:numPr>
              <w:numId w:val="8"/>
            </w:numPr>
            <w:spacing w:after="160" w:line="259" w:lineRule="auto"/>
            <w:ind w:hanging="360"/>
            <w:jc w:val="both"/>
          </w:pPr>
        </w:pPrChange>
      </w:pPr>
    </w:p>
    <w:p w14:paraId="22021D7F" w14:textId="77777777" w:rsidR="00D1095C" w:rsidRDefault="00D1095C" w:rsidP="00D1095C">
      <w:pPr>
        <w:spacing w:after="160" w:line="259" w:lineRule="auto"/>
        <w:jc w:val="both"/>
        <w:rPr>
          <w:ins w:id="33" w:author="INEC Omar Llambo" w:date="2024-04-23T09:01:00Z"/>
          <w:rFonts w:asciiTheme="majorHAnsi" w:hAnsiTheme="majorHAnsi" w:cstheme="majorHAnsi"/>
          <w:lang w:val="es-MX"/>
        </w:rPr>
        <w:pPrChange w:id="34" w:author="INEC Omar Llambo" w:date="2024-04-23T09:01:00Z">
          <w:pPr>
            <w:pStyle w:val="Prrafodelista"/>
            <w:numPr>
              <w:numId w:val="8"/>
            </w:numPr>
            <w:spacing w:after="160" w:line="259" w:lineRule="auto"/>
            <w:ind w:hanging="360"/>
            <w:jc w:val="both"/>
          </w:pPr>
        </w:pPrChange>
      </w:pPr>
    </w:p>
    <w:p w14:paraId="463266A1" w14:textId="77777777" w:rsidR="00D1095C" w:rsidRDefault="00D1095C" w:rsidP="00D1095C">
      <w:pPr>
        <w:spacing w:after="160" w:line="259" w:lineRule="auto"/>
        <w:jc w:val="both"/>
        <w:rPr>
          <w:ins w:id="35" w:author="INEC Omar Llambo" w:date="2024-04-23T09:01:00Z"/>
          <w:rFonts w:asciiTheme="majorHAnsi" w:hAnsiTheme="majorHAnsi" w:cstheme="majorHAnsi"/>
          <w:lang w:val="es-MX"/>
        </w:rPr>
        <w:pPrChange w:id="36" w:author="INEC Omar Llambo" w:date="2024-04-23T09:01:00Z">
          <w:pPr>
            <w:pStyle w:val="Prrafodelista"/>
            <w:numPr>
              <w:numId w:val="8"/>
            </w:numPr>
            <w:spacing w:after="160" w:line="259" w:lineRule="auto"/>
            <w:ind w:hanging="360"/>
            <w:jc w:val="both"/>
          </w:pPr>
        </w:pPrChange>
      </w:pPr>
    </w:p>
    <w:p w14:paraId="169811FF" w14:textId="77777777" w:rsidR="00D1095C" w:rsidRDefault="00D1095C" w:rsidP="00D1095C">
      <w:pPr>
        <w:spacing w:after="160" w:line="259" w:lineRule="auto"/>
        <w:jc w:val="both"/>
        <w:rPr>
          <w:ins w:id="37" w:author="INEC Omar Llambo" w:date="2024-04-23T09:01:00Z"/>
          <w:rFonts w:asciiTheme="majorHAnsi" w:hAnsiTheme="majorHAnsi" w:cstheme="majorHAnsi"/>
          <w:lang w:val="es-MX"/>
        </w:rPr>
        <w:pPrChange w:id="38" w:author="INEC Omar Llambo" w:date="2024-04-23T09:01:00Z">
          <w:pPr>
            <w:pStyle w:val="Prrafodelista"/>
            <w:numPr>
              <w:numId w:val="8"/>
            </w:numPr>
            <w:spacing w:after="160" w:line="259" w:lineRule="auto"/>
            <w:ind w:hanging="360"/>
            <w:jc w:val="both"/>
          </w:pPr>
        </w:pPrChange>
      </w:pPr>
    </w:p>
    <w:p w14:paraId="62F71F81" w14:textId="77777777" w:rsidR="00D1095C" w:rsidRDefault="00D1095C" w:rsidP="00D1095C">
      <w:pPr>
        <w:spacing w:after="160" w:line="259" w:lineRule="auto"/>
        <w:jc w:val="both"/>
        <w:rPr>
          <w:ins w:id="39" w:author="INEC Omar Llambo" w:date="2024-04-23T09:01:00Z"/>
          <w:rFonts w:asciiTheme="majorHAnsi" w:hAnsiTheme="majorHAnsi" w:cstheme="majorHAnsi"/>
          <w:lang w:val="es-MX"/>
        </w:rPr>
        <w:pPrChange w:id="40" w:author="INEC Omar Llambo" w:date="2024-04-23T09:01:00Z">
          <w:pPr>
            <w:pStyle w:val="Prrafodelista"/>
            <w:numPr>
              <w:numId w:val="8"/>
            </w:numPr>
            <w:spacing w:after="160" w:line="259" w:lineRule="auto"/>
            <w:ind w:hanging="360"/>
            <w:jc w:val="both"/>
          </w:pPr>
        </w:pPrChange>
      </w:pPr>
    </w:p>
    <w:p w14:paraId="3D8076B9" w14:textId="77777777" w:rsidR="00D1095C" w:rsidRDefault="00D1095C" w:rsidP="00D1095C">
      <w:pPr>
        <w:spacing w:after="160" w:line="259" w:lineRule="auto"/>
        <w:jc w:val="both"/>
        <w:rPr>
          <w:ins w:id="41" w:author="INEC Omar Llambo" w:date="2024-04-23T09:01:00Z"/>
          <w:rFonts w:asciiTheme="majorHAnsi" w:hAnsiTheme="majorHAnsi" w:cstheme="majorHAnsi"/>
          <w:lang w:val="es-MX"/>
        </w:rPr>
        <w:pPrChange w:id="42" w:author="INEC Omar Llambo" w:date="2024-04-23T09:01:00Z">
          <w:pPr>
            <w:pStyle w:val="Prrafodelista"/>
            <w:numPr>
              <w:numId w:val="8"/>
            </w:numPr>
            <w:spacing w:after="160" w:line="259" w:lineRule="auto"/>
            <w:ind w:hanging="360"/>
            <w:jc w:val="both"/>
          </w:pPr>
        </w:pPrChange>
      </w:pPr>
    </w:p>
    <w:p w14:paraId="04576F67" w14:textId="77777777" w:rsidR="00D1095C" w:rsidRDefault="00D1095C" w:rsidP="00D1095C">
      <w:pPr>
        <w:spacing w:after="160" w:line="259" w:lineRule="auto"/>
        <w:jc w:val="both"/>
        <w:rPr>
          <w:ins w:id="43" w:author="INEC Omar Llambo" w:date="2024-04-23T09:01:00Z"/>
          <w:rFonts w:asciiTheme="majorHAnsi" w:hAnsiTheme="majorHAnsi" w:cstheme="majorHAnsi"/>
          <w:lang w:val="es-MX"/>
        </w:rPr>
        <w:pPrChange w:id="44" w:author="INEC Omar Llambo" w:date="2024-04-23T09:01:00Z">
          <w:pPr>
            <w:pStyle w:val="Prrafodelista"/>
            <w:numPr>
              <w:numId w:val="8"/>
            </w:numPr>
            <w:spacing w:after="160" w:line="259" w:lineRule="auto"/>
            <w:ind w:hanging="360"/>
            <w:jc w:val="both"/>
          </w:pPr>
        </w:pPrChange>
      </w:pPr>
    </w:p>
    <w:p w14:paraId="29596DE1" w14:textId="77777777" w:rsidR="00D1095C" w:rsidRDefault="00D1095C" w:rsidP="00D1095C">
      <w:pPr>
        <w:spacing w:after="160" w:line="259" w:lineRule="auto"/>
        <w:jc w:val="both"/>
        <w:rPr>
          <w:ins w:id="45" w:author="INEC Omar Llambo" w:date="2024-04-23T09:01:00Z"/>
          <w:rFonts w:asciiTheme="majorHAnsi" w:hAnsiTheme="majorHAnsi" w:cstheme="majorHAnsi"/>
          <w:lang w:val="es-MX"/>
        </w:rPr>
        <w:pPrChange w:id="46" w:author="INEC Omar Llambo" w:date="2024-04-23T09:01:00Z">
          <w:pPr>
            <w:pStyle w:val="Prrafodelista"/>
            <w:numPr>
              <w:numId w:val="8"/>
            </w:numPr>
            <w:spacing w:after="160" w:line="259" w:lineRule="auto"/>
            <w:ind w:hanging="360"/>
            <w:jc w:val="both"/>
          </w:pPr>
        </w:pPrChange>
      </w:pPr>
    </w:p>
    <w:p w14:paraId="66D911B3" w14:textId="77777777" w:rsidR="00D1095C" w:rsidRDefault="00D1095C" w:rsidP="00D1095C">
      <w:pPr>
        <w:spacing w:after="160" w:line="259" w:lineRule="auto"/>
        <w:jc w:val="both"/>
        <w:rPr>
          <w:ins w:id="47" w:author="INEC Omar Llambo" w:date="2024-04-23T09:01:00Z"/>
          <w:rFonts w:asciiTheme="majorHAnsi" w:hAnsiTheme="majorHAnsi" w:cstheme="majorHAnsi"/>
          <w:lang w:val="es-MX"/>
        </w:rPr>
        <w:pPrChange w:id="48" w:author="INEC Omar Llambo" w:date="2024-04-23T09:01:00Z">
          <w:pPr>
            <w:pStyle w:val="Prrafodelista"/>
            <w:numPr>
              <w:numId w:val="8"/>
            </w:numPr>
            <w:spacing w:after="160" w:line="259" w:lineRule="auto"/>
            <w:ind w:hanging="360"/>
            <w:jc w:val="both"/>
          </w:pPr>
        </w:pPrChange>
      </w:pPr>
    </w:p>
    <w:p w14:paraId="3088EC60" w14:textId="77777777" w:rsidR="00D1095C" w:rsidRDefault="00D1095C" w:rsidP="00D1095C">
      <w:pPr>
        <w:spacing w:after="160" w:line="259" w:lineRule="auto"/>
        <w:jc w:val="both"/>
        <w:rPr>
          <w:ins w:id="49" w:author="INEC Omar Llambo" w:date="2024-04-23T09:01:00Z"/>
          <w:rFonts w:asciiTheme="majorHAnsi" w:hAnsiTheme="majorHAnsi" w:cstheme="majorHAnsi"/>
          <w:lang w:val="es-MX"/>
        </w:rPr>
        <w:pPrChange w:id="50" w:author="INEC Omar Llambo" w:date="2024-04-23T09:01:00Z">
          <w:pPr>
            <w:pStyle w:val="Prrafodelista"/>
            <w:numPr>
              <w:numId w:val="8"/>
            </w:numPr>
            <w:spacing w:after="160" w:line="259" w:lineRule="auto"/>
            <w:ind w:hanging="360"/>
            <w:jc w:val="both"/>
          </w:pPr>
        </w:pPrChange>
      </w:pPr>
    </w:p>
    <w:p w14:paraId="0FE0EB61" w14:textId="77777777" w:rsidR="00D1095C" w:rsidRDefault="00D1095C" w:rsidP="00D1095C">
      <w:pPr>
        <w:spacing w:after="160" w:line="259" w:lineRule="auto"/>
        <w:jc w:val="both"/>
        <w:rPr>
          <w:ins w:id="51" w:author="INEC Omar Llambo" w:date="2024-04-23T09:01:00Z"/>
          <w:rFonts w:asciiTheme="majorHAnsi" w:hAnsiTheme="majorHAnsi" w:cstheme="majorHAnsi"/>
          <w:lang w:val="es-MX"/>
        </w:rPr>
        <w:pPrChange w:id="52" w:author="INEC Omar Llambo" w:date="2024-04-23T09:01:00Z">
          <w:pPr>
            <w:pStyle w:val="Prrafodelista"/>
            <w:numPr>
              <w:numId w:val="8"/>
            </w:numPr>
            <w:spacing w:after="160" w:line="259" w:lineRule="auto"/>
            <w:ind w:hanging="360"/>
            <w:jc w:val="both"/>
          </w:pPr>
        </w:pPrChange>
      </w:pPr>
    </w:p>
    <w:p w14:paraId="42B2AD2C" w14:textId="77777777" w:rsidR="00D1095C" w:rsidRDefault="00D1095C" w:rsidP="00D1095C">
      <w:pPr>
        <w:spacing w:after="160" w:line="259" w:lineRule="auto"/>
        <w:jc w:val="both"/>
        <w:rPr>
          <w:ins w:id="53" w:author="INEC Omar Llambo" w:date="2024-04-23T09:01:00Z"/>
          <w:rFonts w:asciiTheme="majorHAnsi" w:hAnsiTheme="majorHAnsi" w:cstheme="majorHAnsi"/>
          <w:lang w:val="es-MX"/>
        </w:rPr>
        <w:pPrChange w:id="54" w:author="INEC Omar Llambo" w:date="2024-04-23T09:01:00Z">
          <w:pPr>
            <w:pStyle w:val="Prrafodelista"/>
            <w:numPr>
              <w:numId w:val="8"/>
            </w:numPr>
            <w:spacing w:after="160" w:line="259" w:lineRule="auto"/>
            <w:ind w:hanging="360"/>
            <w:jc w:val="both"/>
          </w:pPr>
        </w:pPrChange>
      </w:pPr>
    </w:p>
    <w:p w14:paraId="5BAA4F05" w14:textId="77777777" w:rsidR="00D1095C" w:rsidRDefault="00D1095C" w:rsidP="00D1095C">
      <w:pPr>
        <w:spacing w:after="160" w:line="259" w:lineRule="auto"/>
        <w:jc w:val="both"/>
        <w:rPr>
          <w:ins w:id="55" w:author="INEC Omar Llambo" w:date="2024-04-23T09:01:00Z"/>
          <w:rFonts w:asciiTheme="majorHAnsi" w:hAnsiTheme="majorHAnsi" w:cstheme="majorHAnsi"/>
          <w:lang w:val="es-MX"/>
        </w:rPr>
        <w:pPrChange w:id="56" w:author="INEC Omar Llambo" w:date="2024-04-23T09:01:00Z">
          <w:pPr>
            <w:pStyle w:val="Prrafodelista"/>
            <w:numPr>
              <w:numId w:val="8"/>
            </w:numPr>
            <w:spacing w:after="160" w:line="259" w:lineRule="auto"/>
            <w:ind w:hanging="360"/>
            <w:jc w:val="both"/>
          </w:pPr>
        </w:pPrChange>
      </w:pPr>
    </w:p>
    <w:p w14:paraId="2FA64B15" w14:textId="77777777" w:rsidR="00D1095C" w:rsidRDefault="00D1095C" w:rsidP="00D1095C">
      <w:pPr>
        <w:spacing w:after="160" w:line="259" w:lineRule="auto"/>
        <w:jc w:val="both"/>
        <w:rPr>
          <w:ins w:id="57" w:author="INEC Omar Llambo" w:date="2024-04-23T09:01:00Z"/>
          <w:rFonts w:asciiTheme="majorHAnsi" w:hAnsiTheme="majorHAnsi" w:cstheme="majorHAnsi"/>
          <w:lang w:val="es-MX"/>
        </w:rPr>
        <w:pPrChange w:id="58" w:author="INEC Omar Llambo" w:date="2024-04-23T09:01:00Z">
          <w:pPr>
            <w:pStyle w:val="Prrafodelista"/>
            <w:numPr>
              <w:numId w:val="8"/>
            </w:numPr>
            <w:spacing w:after="160" w:line="259" w:lineRule="auto"/>
            <w:ind w:hanging="360"/>
            <w:jc w:val="both"/>
          </w:pPr>
        </w:pPrChange>
      </w:pPr>
    </w:p>
    <w:p w14:paraId="199B3D6C" w14:textId="77777777" w:rsidR="00D1095C" w:rsidRDefault="00D1095C" w:rsidP="00D1095C">
      <w:pPr>
        <w:spacing w:after="160" w:line="259" w:lineRule="auto"/>
        <w:jc w:val="both"/>
        <w:rPr>
          <w:ins w:id="59" w:author="INEC Omar Llambo" w:date="2024-04-23T09:01:00Z"/>
          <w:rFonts w:asciiTheme="majorHAnsi" w:hAnsiTheme="majorHAnsi" w:cstheme="majorHAnsi"/>
          <w:lang w:val="es-MX"/>
        </w:rPr>
        <w:pPrChange w:id="60" w:author="INEC Omar Llambo" w:date="2024-04-23T09:01:00Z">
          <w:pPr>
            <w:pStyle w:val="Prrafodelista"/>
            <w:numPr>
              <w:numId w:val="8"/>
            </w:numPr>
            <w:spacing w:after="160" w:line="259" w:lineRule="auto"/>
            <w:ind w:hanging="360"/>
            <w:jc w:val="both"/>
          </w:pPr>
        </w:pPrChange>
      </w:pPr>
    </w:p>
    <w:p w14:paraId="73901513" w14:textId="77777777" w:rsidR="00D1095C" w:rsidRDefault="00D1095C" w:rsidP="00D1095C">
      <w:pPr>
        <w:spacing w:after="160" w:line="259" w:lineRule="auto"/>
        <w:jc w:val="both"/>
        <w:rPr>
          <w:ins w:id="61" w:author="INEC Omar Llambo" w:date="2024-04-23T09:01:00Z"/>
          <w:rFonts w:asciiTheme="majorHAnsi" w:hAnsiTheme="majorHAnsi" w:cstheme="majorHAnsi"/>
          <w:lang w:val="es-MX"/>
        </w:rPr>
        <w:pPrChange w:id="62" w:author="INEC Omar Llambo" w:date="2024-04-23T09:01:00Z">
          <w:pPr>
            <w:pStyle w:val="Prrafodelista"/>
            <w:numPr>
              <w:numId w:val="8"/>
            </w:numPr>
            <w:spacing w:after="160" w:line="259" w:lineRule="auto"/>
            <w:ind w:hanging="360"/>
            <w:jc w:val="both"/>
          </w:pPr>
        </w:pPrChange>
      </w:pPr>
    </w:p>
    <w:p w14:paraId="7985669F" w14:textId="77777777" w:rsidR="00D1095C" w:rsidRDefault="00D1095C" w:rsidP="00D1095C">
      <w:pPr>
        <w:spacing w:after="160" w:line="259" w:lineRule="auto"/>
        <w:jc w:val="both"/>
        <w:rPr>
          <w:ins w:id="63" w:author="INEC Omar Llambo" w:date="2024-04-23T09:01:00Z"/>
          <w:rFonts w:asciiTheme="majorHAnsi" w:hAnsiTheme="majorHAnsi" w:cstheme="majorHAnsi"/>
          <w:lang w:val="es-MX"/>
        </w:rPr>
        <w:pPrChange w:id="64" w:author="INEC Omar Llambo" w:date="2024-04-23T09:01:00Z">
          <w:pPr>
            <w:pStyle w:val="Prrafodelista"/>
            <w:numPr>
              <w:numId w:val="8"/>
            </w:numPr>
            <w:spacing w:after="160" w:line="259" w:lineRule="auto"/>
            <w:ind w:hanging="360"/>
            <w:jc w:val="both"/>
          </w:pPr>
        </w:pPrChange>
      </w:pPr>
    </w:p>
    <w:p w14:paraId="0DBED12F" w14:textId="77777777" w:rsidR="00D1095C" w:rsidRDefault="00D1095C" w:rsidP="00D1095C">
      <w:pPr>
        <w:spacing w:after="160" w:line="259" w:lineRule="auto"/>
        <w:jc w:val="both"/>
        <w:rPr>
          <w:ins w:id="65" w:author="INEC Omar Llambo" w:date="2024-04-23T09:01:00Z"/>
          <w:rFonts w:asciiTheme="majorHAnsi" w:hAnsiTheme="majorHAnsi" w:cstheme="majorHAnsi"/>
          <w:lang w:val="es-MX"/>
        </w:rPr>
        <w:pPrChange w:id="66" w:author="INEC Omar Llambo" w:date="2024-04-23T09:01:00Z">
          <w:pPr>
            <w:pStyle w:val="Prrafodelista"/>
            <w:numPr>
              <w:numId w:val="8"/>
            </w:numPr>
            <w:spacing w:after="160" w:line="259" w:lineRule="auto"/>
            <w:ind w:hanging="360"/>
            <w:jc w:val="both"/>
          </w:pPr>
        </w:pPrChange>
      </w:pPr>
    </w:p>
    <w:p w14:paraId="4ABF5FFD" w14:textId="668AB655" w:rsidR="00D1095C" w:rsidRPr="00D1095C" w:rsidRDefault="0079426F" w:rsidP="00D1095C">
      <w:pPr>
        <w:spacing w:after="160" w:line="259" w:lineRule="auto"/>
        <w:jc w:val="both"/>
        <w:rPr>
          <w:rFonts w:asciiTheme="majorHAnsi" w:hAnsiTheme="majorHAnsi" w:cstheme="majorHAnsi"/>
          <w:lang w:val="es-MX"/>
          <w:rPrChange w:id="67" w:author="INEC Omar Llambo" w:date="2024-04-23T09:01:00Z">
            <w:rPr>
              <w:lang w:val="es-MX"/>
            </w:rPr>
          </w:rPrChange>
        </w:rPr>
        <w:pPrChange w:id="68" w:author="INEC Omar Llambo" w:date="2024-04-23T09:01:00Z">
          <w:pPr>
            <w:pStyle w:val="Prrafodelista"/>
            <w:numPr>
              <w:numId w:val="8"/>
            </w:numPr>
            <w:spacing w:after="160" w:line="259" w:lineRule="auto"/>
            <w:ind w:hanging="360"/>
            <w:jc w:val="both"/>
          </w:pPr>
        </w:pPrChange>
      </w:pPr>
      <w:bookmarkStart w:id="69" w:name="_GoBack"/>
      <w:bookmarkEnd w:id="69"/>
      <w:r>
        <w:rPr>
          <w:noProof/>
          <w:lang w:eastAsia="es-EC"/>
        </w:rPr>
        <w:lastRenderedPageBreak/>
        <w:drawing>
          <wp:anchor distT="0" distB="0" distL="114300" distR="114300" simplePos="0" relativeHeight="251661312" behindDoc="1" locked="0" layoutInCell="1" allowOverlap="1" wp14:anchorId="00317925" wp14:editId="06B87999">
            <wp:simplePos x="0" y="0"/>
            <wp:positionH relativeFrom="page">
              <wp:posOffset>7620</wp:posOffset>
            </wp:positionH>
            <wp:positionV relativeFrom="paragraph">
              <wp:posOffset>-906145</wp:posOffset>
            </wp:positionV>
            <wp:extent cx="7559412"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2" cy="10684815"/>
                    </a:xfrm>
                    <a:prstGeom prst="rect">
                      <a:avLst/>
                    </a:prstGeom>
                  </pic:spPr>
                </pic:pic>
              </a:graphicData>
            </a:graphic>
            <wp14:sizeRelH relativeFrom="page">
              <wp14:pctWidth>0</wp14:pctWidth>
            </wp14:sizeRelH>
            <wp14:sizeRelV relativeFrom="page">
              <wp14:pctHeight>0</wp14:pctHeight>
            </wp14:sizeRelV>
          </wp:anchor>
        </w:drawing>
      </w:r>
    </w:p>
    <w:p w14:paraId="5584750F" w14:textId="77777777" w:rsidR="00057505" w:rsidDel="0079426F" w:rsidRDefault="00057505" w:rsidP="00EB23E4">
      <w:pPr>
        <w:jc w:val="both"/>
        <w:rPr>
          <w:del w:id="70" w:author="INEC Omar Llambo" w:date="2024-04-23T09:02:00Z"/>
          <w:rFonts w:asciiTheme="majorHAnsi" w:hAnsiTheme="majorHAnsi" w:cstheme="majorHAnsi"/>
          <w:lang w:val="es-MX"/>
        </w:rPr>
      </w:pPr>
    </w:p>
    <w:p w14:paraId="1450FC44" w14:textId="77777777" w:rsidR="00AB5A46" w:rsidDel="0079426F" w:rsidRDefault="00AB5A46" w:rsidP="00AB5A46">
      <w:pPr>
        <w:rPr>
          <w:del w:id="71" w:author="INEC Omar Llambo" w:date="2024-04-23T09:02:00Z"/>
        </w:rPr>
      </w:pPr>
    </w:p>
    <w:p w14:paraId="01EA6FA9" w14:textId="77777777" w:rsidR="00AB5A46" w:rsidRDefault="00AB5A46" w:rsidP="00AB5A46"/>
    <w:p w14:paraId="19CA474A" w14:textId="77777777" w:rsidR="00AB5A46" w:rsidRDefault="00AB5A46" w:rsidP="00AB5A46"/>
    <w:p w14:paraId="001DB1C3" w14:textId="77777777" w:rsidR="00AB5A46" w:rsidRDefault="00AB5A46" w:rsidP="00AB5A46"/>
    <w:p w14:paraId="17285BCC" w14:textId="7FE09A41" w:rsidR="00AB5A46" w:rsidRDefault="00AB5A46" w:rsidP="00AB5A46"/>
    <w:p w14:paraId="025658B6" w14:textId="77777777" w:rsidR="00AB5A46" w:rsidRDefault="00AB5A46" w:rsidP="00AB5A46"/>
    <w:p w14:paraId="4595E90D" w14:textId="77777777" w:rsidR="00AB5A46" w:rsidRDefault="00AB5A46" w:rsidP="00AB5A46"/>
    <w:p w14:paraId="231A74A3" w14:textId="77777777" w:rsidR="00AB5A46" w:rsidRDefault="00AB5A46" w:rsidP="00AB5A46"/>
    <w:p w14:paraId="48F964AF" w14:textId="77777777" w:rsidR="00AB5A46" w:rsidRDefault="00AB5A46" w:rsidP="00AB5A46"/>
    <w:p w14:paraId="229874C1" w14:textId="77777777" w:rsidR="00AB5A46" w:rsidRDefault="00AB5A46" w:rsidP="00AB5A46"/>
    <w:p w14:paraId="4DC3C829" w14:textId="77777777" w:rsidR="00AB5A46" w:rsidRDefault="00AB5A46" w:rsidP="00AB5A46"/>
    <w:p w14:paraId="6AE2A1A3" w14:textId="77777777" w:rsidR="00AB5A46" w:rsidRDefault="00AB5A46" w:rsidP="00AB5A46"/>
    <w:p w14:paraId="135FD4C4" w14:textId="77777777" w:rsidR="00AB5A46" w:rsidRDefault="00AB5A46" w:rsidP="00AB5A46"/>
    <w:p w14:paraId="5E722211" w14:textId="77777777" w:rsidR="00AB5A46" w:rsidRDefault="00AB5A46" w:rsidP="00AB5A46"/>
    <w:p w14:paraId="5B91CF39" w14:textId="77777777" w:rsidR="00AB5A46" w:rsidRDefault="00AB5A46" w:rsidP="00AB5A46"/>
    <w:p w14:paraId="03C7B0E0" w14:textId="77777777" w:rsidR="00AB5A46" w:rsidRDefault="00AB5A46" w:rsidP="00AB5A46"/>
    <w:p w14:paraId="1ED93BD2" w14:textId="77777777" w:rsidR="00AB5A46" w:rsidRDefault="00AB5A46" w:rsidP="00AB5A46"/>
    <w:p w14:paraId="0ED8B4D8" w14:textId="77777777" w:rsidR="00AB5A46" w:rsidRDefault="00AB5A46" w:rsidP="00AB5A46"/>
    <w:p w14:paraId="2A9E75DF" w14:textId="77777777" w:rsidR="00AB5A46" w:rsidRDefault="00AB5A46" w:rsidP="00AB5A46"/>
    <w:p w14:paraId="1C1CB6B8" w14:textId="77777777" w:rsidR="00AB5A46" w:rsidRDefault="00AB5A46" w:rsidP="00AB5A46"/>
    <w:p w14:paraId="149A67FE" w14:textId="77777777" w:rsidR="00343C73" w:rsidRDefault="00343C73"/>
    <w:sectPr w:rsidR="00343C73" w:rsidSect="004065CE">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3A0F2E8" w16cex:dateUtc="2024-04-22T22:42:00Z"/>
  <w16cex:commentExtensible w16cex:durableId="31068F4A" w16cex:dateUtc="2024-04-22T22:42:00Z"/>
  <w16cex:commentExtensible w16cex:durableId="42F0BF34" w16cex:dateUtc="2024-04-22T22:41:00Z"/>
  <w16cex:commentExtensible w16cex:durableId="5D0CB1C0" w16cex:dateUtc="2024-04-22T2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0132FE" w16cid:durableId="03A0F2E8"/>
  <w16cid:commentId w16cid:paraId="2F12EA4E" w16cid:durableId="31068F4A"/>
  <w16cid:commentId w16cid:paraId="23B02E52" w16cid:durableId="42F0BF34"/>
  <w16cid:commentId w16cid:paraId="7B3705D8" w16cid:durableId="5D0CB1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764C08" w14:textId="77777777" w:rsidR="00EE26BE" w:rsidRDefault="00EE26BE">
      <w:r>
        <w:separator/>
      </w:r>
    </w:p>
  </w:endnote>
  <w:endnote w:type="continuationSeparator" w:id="0">
    <w:p w14:paraId="77FBF341" w14:textId="77777777" w:rsidR="00EE26BE" w:rsidRDefault="00EE2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2C97AA2B" w14:textId="77777777" w:rsidR="00F716EB" w:rsidRDefault="00EB7AE8"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167F735" w14:textId="77777777" w:rsidR="00F716EB" w:rsidRDefault="00F716EB"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7BD062FE" w14:textId="2337DF98" w:rsidR="00F716EB" w:rsidRPr="00D70E6F" w:rsidRDefault="00EB7AE8" w:rsidP="004E683C">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79426F">
          <w:rPr>
            <w:rStyle w:val="Nmerodepgina"/>
            <w:rFonts w:ascii="Century Gothic" w:hAnsi="Century Gothic"/>
            <w:noProof/>
          </w:rPr>
          <w:t>6</w:t>
        </w:r>
        <w:r w:rsidRPr="00D70E6F">
          <w:rPr>
            <w:rStyle w:val="Nmerodepgina"/>
            <w:rFonts w:ascii="Century Gothic" w:hAnsi="Century Gothic"/>
          </w:rPr>
          <w:fldChar w:fldCharType="end"/>
        </w:r>
      </w:p>
    </w:sdtContent>
  </w:sdt>
  <w:p w14:paraId="0472A2B0" w14:textId="77777777" w:rsidR="00F716EB" w:rsidRPr="00D70E6F" w:rsidRDefault="00F716EB"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1A916" w14:textId="77777777" w:rsidR="00EE26BE" w:rsidRDefault="00EE26BE">
      <w:r>
        <w:separator/>
      </w:r>
    </w:p>
  </w:footnote>
  <w:footnote w:type="continuationSeparator" w:id="0">
    <w:p w14:paraId="52A0A932" w14:textId="77777777" w:rsidR="00EE26BE" w:rsidRDefault="00EE26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593ED" w14:textId="77777777" w:rsidR="00F716EB" w:rsidRDefault="00EB7AE8">
    <w:pPr>
      <w:pStyle w:val="Encabezado"/>
    </w:pPr>
    <w:r>
      <w:rPr>
        <w:noProof/>
        <w:lang w:eastAsia="es-EC"/>
      </w:rPr>
      <w:drawing>
        <wp:anchor distT="0" distB="0" distL="114300" distR="114300" simplePos="0" relativeHeight="251659264" behindDoc="1" locked="0" layoutInCell="1" allowOverlap="1" wp14:anchorId="536DB4C9" wp14:editId="32BD6421">
          <wp:simplePos x="0" y="0"/>
          <wp:positionH relativeFrom="column">
            <wp:posOffset>-1080135</wp:posOffset>
          </wp:positionH>
          <wp:positionV relativeFrom="paragraph">
            <wp:posOffset>-432960</wp:posOffset>
          </wp:positionV>
          <wp:extent cx="7551821"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1"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A5001"/>
    <w:multiLevelType w:val="hybridMultilevel"/>
    <w:tmpl w:val="FB4AE420"/>
    <w:lvl w:ilvl="0" w:tplc="300A0001">
      <w:start w:val="1"/>
      <w:numFmt w:val="bullet"/>
      <w:lvlText w:val=""/>
      <w:lvlJc w:val="left"/>
      <w:pPr>
        <w:ind w:left="783" w:hanging="360"/>
      </w:pPr>
      <w:rPr>
        <w:rFonts w:ascii="Symbol" w:hAnsi="Symbol" w:hint="default"/>
      </w:rPr>
    </w:lvl>
    <w:lvl w:ilvl="1" w:tplc="300A0003" w:tentative="1">
      <w:start w:val="1"/>
      <w:numFmt w:val="bullet"/>
      <w:lvlText w:val="o"/>
      <w:lvlJc w:val="left"/>
      <w:pPr>
        <w:ind w:left="1503" w:hanging="360"/>
      </w:pPr>
      <w:rPr>
        <w:rFonts w:ascii="Courier New" w:hAnsi="Courier New" w:cs="Courier New" w:hint="default"/>
      </w:rPr>
    </w:lvl>
    <w:lvl w:ilvl="2" w:tplc="300A0005" w:tentative="1">
      <w:start w:val="1"/>
      <w:numFmt w:val="bullet"/>
      <w:lvlText w:val=""/>
      <w:lvlJc w:val="left"/>
      <w:pPr>
        <w:ind w:left="2223" w:hanging="360"/>
      </w:pPr>
      <w:rPr>
        <w:rFonts w:ascii="Wingdings" w:hAnsi="Wingdings" w:hint="default"/>
      </w:rPr>
    </w:lvl>
    <w:lvl w:ilvl="3" w:tplc="300A0001" w:tentative="1">
      <w:start w:val="1"/>
      <w:numFmt w:val="bullet"/>
      <w:lvlText w:val=""/>
      <w:lvlJc w:val="left"/>
      <w:pPr>
        <w:ind w:left="2943" w:hanging="360"/>
      </w:pPr>
      <w:rPr>
        <w:rFonts w:ascii="Symbol" w:hAnsi="Symbol" w:hint="default"/>
      </w:rPr>
    </w:lvl>
    <w:lvl w:ilvl="4" w:tplc="300A0003" w:tentative="1">
      <w:start w:val="1"/>
      <w:numFmt w:val="bullet"/>
      <w:lvlText w:val="o"/>
      <w:lvlJc w:val="left"/>
      <w:pPr>
        <w:ind w:left="3663" w:hanging="360"/>
      </w:pPr>
      <w:rPr>
        <w:rFonts w:ascii="Courier New" w:hAnsi="Courier New" w:cs="Courier New" w:hint="default"/>
      </w:rPr>
    </w:lvl>
    <w:lvl w:ilvl="5" w:tplc="300A0005" w:tentative="1">
      <w:start w:val="1"/>
      <w:numFmt w:val="bullet"/>
      <w:lvlText w:val=""/>
      <w:lvlJc w:val="left"/>
      <w:pPr>
        <w:ind w:left="4383" w:hanging="360"/>
      </w:pPr>
      <w:rPr>
        <w:rFonts w:ascii="Wingdings" w:hAnsi="Wingdings" w:hint="default"/>
      </w:rPr>
    </w:lvl>
    <w:lvl w:ilvl="6" w:tplc="300A0001" w:tentative="1">
      <w:start w:val="1"/>
      <w:numFmt w:val="bullet"/>
      <w:lvlText w:val=""/>
      <w:lvlJc w:val="left"/>
      <w:pPr>
        <w:ind w:left="5103" w:hanging="360"/>
      </w:pPr>
      <w:rPr>
        <w:rFonts w:ascii="Symbol" w:hAnsi="Symbol" w:hint="default"/>
      </w:rPr>
    </w:lvl>
    <w:lvl w:ilvl="7" w:tplc="300A0003" w:tentative="1">
      <w:start w:val="1"/>
      <w:numFmt w:val="bullet"/>
      <w:lvlText w:val="o"/>
      <w:lvlJc w:val="left"/>
      <w:pPr>
        <w:ind w:left="5823" w:hanging="360"/>
      </w:pPr>
      <w:rPr>
        <w:rFonts w:ascii="Courier New" w:hAnsi="Courier New" w:cs="Courier New" w:hint="default"/>
      </w:rPr>
    </w:lvl>
    <w:lvl w:ilvl="8" w:tplc="300A0005" w:tentative="1">
      <w:start w:val="1"/>
      <w:numFmt w:val="bullet"/>
      <w:lvlText w:val=""/>
      <w:lvlJc w:val="left"/>
      <w:pPr>
        <w:ind w:left="6543" w:hanging="360"/>
      </w:pPr>
      <w:rPr>
        <w:rFonts w:ascii="Wingdings" w:hAnsi="Wingdings" w:hint="default"/>
      </w:rPr>
    </w:lvl>
  </w:abstractNum>
  <w:abstractNum w:abstractNumId="1" w15:restartNumberingAfterBreak="0">
    <w:nsid w:val="0E575DCF"/>
    <w:multiLevelType w:val="hybridMultilevel"/>
    <w:tmpl w:val="39C21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5A50332"/>
    <w:multiLevelType w:val="hybridMultilevel"/>
    <w:tmpl w:val="497681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90207DE"/>
    <w:multiLevelType w:val="hybridMultilevel"/>
    <w:tmpl w:val="F508F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93508C2"/>
    <w:multiLevelType w:val="hybridMultilevel"/>
    <w:tmpl w:val="4F0E20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2634EB5"/>
    <w:multiLevelType w:val="hybridMultilevel"/>
    <w:tmpl w:val="950C78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7166CDA"/>
    <w:multiLevelType w:val="hybridMultilevel"/>
    <w:tmpl w:val="7660B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56929F9"/>
    <w:multiLevelType w:val="hybridMultilevel"/>
    <w:tmpl w:val="E05E0C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90B79AA"/>
    <w:multiLevelType w:val="hybridMultilevel"/>
    <w:tmpl w:val="A84E52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7"/>
  </w:num>
  <w:num w:numId="5">
    <w:abstractNumId w:val="3"/>
  </w:num>
  <w:num w:numId="6">
    <w:abstractNumId w:val="2"/>
  </w:num>
  <w:num w:numId="7">
    <w:abstractNumId w:val="6"/>
  </w:num>
  <w:num w:numId="8">
    <w:abstractNumId w:val="8"/>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C Omar Llambo">
    <w15:presenceInfo w15:providerId="AD" w15:userId="S-1-5-21-2104427130-577111786-1249176396-477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A46"/>
    <w:rsid w:val="00057505"/>
    <w:rsid w:val="000948BD"/>
    <w:rsid w:val="000C1430"/>
    <w:rsid w:val="00102944"/>
    <w:rsid w:val="00160A49"/>
    <w:rsid w:val="00230056"/>
    <w:rsid w:val="00247374"/>
    <w:rsid w:val="0024738A"/>
    <w:rsid w:val="002566D6"/>
    <w:rsid w:val="002721C3"/>
    <w:rsid w:val="00280274"/>
    <w:rsid w:val="00294200"/>
    <w:rsid w:val="002B2ED8"/>
    <w:rsid w:val="00326FA9"/>
    <w:rsid w:val="00343C73"/>
    <w:rsid w:val="00391F2B"/>
    <w:rsid w:val="00393DFD"/>
    <w:rsid w:val="003C54A8"/>
    <w:rsid w:val="004065CE"/>
    <w:rsid w:val="00406787"/>
    <w:rsid w:val="00434212"/>
    <w:rsid w:val="004901CD"/>
    <w:rsid w:val="004C1937"/>
    <w:rsid w:val="00512AB7"/>
    <w:rsid w:val="00576419"/>
    <w:rsid w:val="005A4471"/>
    <w:rsid w:val="005E2923"/>
    <w:rsid w:val="006075E6"/>
    <w:rsid w:val="006130C9"/>
    <w:rsid w:val="00623E3E"/>
    <w:rsid w:val="00705CE9"/>
    <w:rsid w:val="00787738"/>
    <w:rsid w:val="0079426F"/>
    <w:rsid w:val="007A0254"/>
    <w:rsid w:val="007B23E7"/>
    <w:rsid w:val="008236A8"/>
    <w:rsid w:val="00826982"/>
    <w:rsid w:val="008659C5"/>
    <w:rsid w:val="008669B8"/>
    <w:rsid w:val="008A6C87"/>
    <w:rsid w:val="008E1289"/>
    <w:rsid w:val="009C3263"/>
    <w:rsid w:val="00A75340"/>
    <w:rsid w:val="00A7550A"/>
    <w:rsid w:val="00AB4639"/>
    <w:rsid w:val="00AB5A46"/>
    <w:rsid w:val="00B00A55"/>
    <w:rsid w:val="00B020B1"/>
    <w:rsid w:val="00B13EB4"/>
    <w:rsid w:val="00B53890"/>
    <w:rsid w:val="00B554B4"/>
    <w:rsid w:val="00B93104"/>
    <w:rsid w:val="00BB0826"/>
    <w:rsid w:val="00C17CFB"/>
    <w:rsid w:val="00D1095C"/>
    <w:rsid w:val="00D23768"/>
    <w:rsid w:val="00D96A34"/>
    <w:rsid w:val="00D97022"/>
    <w:rsid w:val="00E42F0C"/>
    <w:rsid w:val="00EB23E4"/>
    <w:rsid w:val="00EB7AE8"/>
    <w:rsid w:val="00ED61B6"/>
    <w:rsid w:val="00EE26BE"/>
    <w:rsid w:val="00F1028A"/>
    <w:rsid w:val="00F716EB"/>
    <w:rsid w:val="00FA362D"/>
    <w:rsid w:val="00FB4C9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DF7"/>
  <w15:chartTrackingRefBased/>
  <w15:docId w15:val="{6F0B889C-4AB3-4FDE-A868-F1B75E5C1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A46"/>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5A46"/>
    <w:pPr>
      <w:tabs>
        <w:tab w:val="center" w:pos="4419"/>
        <w:tab w:val="right" w:pos="8838"/>
      </w:tabs>
    </w:pPr>
  </w:style>
  <w:style w:type="character" w:customStyle="1" w:styleId="EncabezadoCar">
    <w:name w:val="Encabezado Car"/>
    <w:basedOn w:val="Fuentedeprrafopredeter"/>
    <w:link w:val="Encabezado"/>
    <w:uiPriority w:val="99"/>
    <w:rsid w:val="00AB5A46"/>
    <w:rPr>
      <w:sz w:val="24"/>
      <w:szCs w:val="24"/>
    </w:rPr>
  </w:style>
  <w:style w:type="paragraph" w:styleId="Piedepgina">
    <w:name w:val="footer"/>
    <w:basedOn w:val="Normal"/>
    <w:link w:val="PiedepginaCar"/>
    <w:uiPriority w:val="99"/>
    <w:unhideWhenUsed/>
    <w:rsid w:val="00AB5A46"/>
    <w:pPr>
      <w:tabs>
        <w:tab w:val="center" w:pos="4419"/>
        <w:tab w:val="right" w:pos="8838"/>
      </w:tabs>
    </w:pPr>
  </w:style>
  <w:style w:type="character" w:customStyle="1" w:styleId="PiedepginaCar">
    <w:name w:val="Pie de página Car"/>
    <w:basedOn w:val="Fuentedeprrafopredeter"/>
    <w:link w:val="Piedepgina"/>
    <w:uiPriority w:val="99"/>
    <w:rsid w:val="00AB5A46"/>
    <w:rPr>
      <w:sz w:val="24"/>
      <w:szCs w:val="24"/>
    </w:rPr>
  </w:style>
  <w:style w:type="character" w:styleId="Nmerodepgina">
    <w:name w:val="page number"/>
    <w:basedOn w:val="Fuentedeprrafopredeter"/>
    <w:uiPriority w:val="99"/>
    <w:semiHidden/>
    <w:unhideWhenUsed/>
    <w:rsid w:val="00AB5A46"/>
  </w:style>
  <w:style w:type="paragraph" w:styleId="Textodeglobo">
    <w:name w:val="Balloon Text"/>
    <w:basedOn w:val="Normal"/>
    <w:link w:val="TextodegloboCar"/>
    <w:uiPriority w:val="99"/>
    <w:semiHidden/>
    <w:unhideWhenUsed/>
    <w:rsid w:val="004901C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01CD"/>
    <w:rPr>
      <w:rFonts w:ascii="Segoe UI" w:hAnsi="Segoe UI" w:cs="Segoe UI"/>
      <w:sz w:val="18"/>
      <w:szCs w:val="18"/>
    </w:rPr>
  </w:style>
  <w:style w:type="paragraph" w:styleId="Prrafodelista">
    <w:name w:val="List Paragraph"/>
    <w:basedOn w:val="Normal"/>
    <w:uiPriority w:val="34"/>
    <w:qFormat/>
    <w:rsid w:val="00F1028A"/>
    <w:pPr>
      <w:ind w:left="720"/>
      <w:contextualSpacing/>
    </w:pPr>
  </w:style>
  <w:style w:type="character" w:styleId="Refdecomentario">
    <w:name w:val="annotation reference"/>
    <w:basedOn w:val="Fuentedeprrafopredeter"/>
    <w:uiPriority w:val="99"/>
    <w:semiHidden/>
    <w:unhideWhenUsed/>
    <w:rsid w:val="00B53890"/>
    <w:rPr>
      <w:sz w:val="16"/>
      <w:szCs w:val="16"/>
    </w:rPr>
  </w:style>
  <w:style w:type="paragraph" w:styleId="Textocomentario">
    <w:name w:val="annotation text"/>
    <w:basedOn w:val="Normal"/>
    <w:link w:val="TextocomentarioCar"/>
    <w:uiPriority w:val="99"/>
    <w:unhideWhenUsed/>
    <w:rsid w:val="00B53890"/>
    <w:rPr>
      <w:sz w:val="20"/>
      <w:szCs w:val="20"/>
    </w:rPr>
  </w:style>
  <w:style w:type="character" w:customStyle="1" w:styleId="TextocomentarioCar">
    <w:name w:val="Texto comentario Car"/>
    <w:basedOn w:val="Fuentedeprrafopredeter"/>
    <w:link w:val="Textocomentario"/>
    <w:uiPriority w:val="99"/>
    <w:rsid w:val="00B53890"/>
    <w:rPr>
      <w:sz w:val="20"/>
      <w:szCs w:val="20"/>
    </w:rPr>
  </w:style>
  <w:style w:type="paragraph" w:styleId="Asuntodelcomentario">
    <w:name w:val="annotation subject"/>
    <w:basedOn w:val="Textocomentario"/>
    <w:next w:val="Textocomentario"/>
    <w:link w:val="AsuntodelcomentarioCar"/>
    <w:uiPriority w:val="99"/>
    <w:semiHidden/>
    <w:unhideWhenUsed/>
    <w:rsid w:val="00B53890"/>
    <w:rPr>
      <w:b/>
      <w:bCs/>
    </w:rPr>
  </w:style>
  <w:style w:type="character" w:customStyle="1" w:styleId="AsuntodelcomentarioCar">
    <w:name w:val="Asunto del comentario Car"/>
    <w:basedOn w:val="TextocomentarioCar"/>
    <w:link w:val="Asuntodelcomentario"/>
    <w:uiPriority w:val="99"/>
    <w:semiHidden/>
    <w:rsid w:val="00B53890"/>
    <w:rPr>
      <w:b/>
      <w:bCs/>
      <w:sz w:val="20"/>
      <w:szCs w:val="20"/>
    </w:rPr>
  </w:style>
  <w:style w:type="table" w:styleId="Tablaconcuadrcula">
    <w:name w:val="Table Grid"/>
    <w:basedOn w:val="Tablanormal"/>
    <w:uiPriority w:val="39"/>
    <w:rsid w:val="00613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ED61B6"/>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38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5F3BB-107D-45B2-977C-260484D92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1035</Words>
  <Characters>5697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INEC Milton Maya</dc:creator>
  <cp:keywords/>
  <dc:description/>
  <cp:lastModifiedBy>INEC Omar Llambo</cp:lastModifiedBy>
  <cp:revision>10</cp:revision>
  <cp:lastPrinted>2024-04-23T13:54:00Z</cp:lastPrinted>
  <dcterms:created xsi:type="dcterms:W3CDTF">2024-04-23T13:48:00Z</dcterms:created>
  <dcterms:modified xsi:type="dcterms:W3CDTF">2024-04-23T14:03:00Z</dcterms:modified>
</cp:coreProperties>
</file>