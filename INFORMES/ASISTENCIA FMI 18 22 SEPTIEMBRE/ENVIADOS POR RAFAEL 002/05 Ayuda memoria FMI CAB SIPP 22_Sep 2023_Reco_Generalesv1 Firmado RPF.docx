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34463" w14:textId="77777777" w:rsidR="008C4C24" w:rsidRDefault="008C4C24" w:rsidP="008C4C24">
      <w:r>
        <w:rPr>
          <w:noProof/>
          <w:lang w:eastAsia="es-EC"/>
        </w:rPr>
        <w:drawing>
          <wp:anchor distT="0" distB="0" distL="114300" distR="114300" simplePos="0" relativeHeight="251659264" behindDoc="1" locked="0" layoutInCell="1" allowOverlap="1" wp14:anchorId="72451B4F" wp14:editId="6035A96C">
            <wp:simplePos x="0" y="0"/>
            <wp:positionH relativeFrom="page">
              <wp:align>right</wp:align>
            </wp:positionH>
            <wp:positionV relativeFrom="paragraph">
              <wp:posOffset>-1080135</wp:posOffset>
            </wp:positionV>
            <wp:extent cx="10686415" cy="7560310"/>
            <wp:effectExtent l="0" t="0" r="635"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email">
                      <a:extLst>
                        <a:ext uri="{28A0092B-C50C-407E-A947-70E740481C1C}">
                          <a14:useLocalDpi xmlns:a14="http://schemas.microsoft.com/office/drawing/2010/main"/>
                        </a:ext>
                      </a:extLst>
                    </a:blip>
                    <a:stretch>
                      <a:fillRect/>
                    </a:stretch>
                  </pic:blipFill>
                  <pic:spPr>
                    <a:xfrm>
                      <a:off x="0" y="0"/>
                      <a:ext cx="10686415" cy="7560310"/>
                    </a:xfrm>
                    <a:prstGeom prst="rect">
                      <a:avLst/>
                    </a:prstGeom>
                  </pic:spPr>
                </pic:pic>
              </a:graphicData>
            </a:graphic>
            <wp14:sizeRelH relativeFrom="page">
              <wp14:pctWidth>0</wp14:pctWidth>
            </wp14:sizeRelH>
            <wp14:sizeRelV relativeFrom="page">
              <wp14:pctHeight>0</wp14:pctHeight>
            </wp14:sizeRelV>
          </wp:anchor>
        </w:drawing>
      </w:r>
    </w:p>
    <w:p w14:paraId="7803412F" w14:textId="77777777" w:rsidR="008C4C24" w:rsidRDefault="008C4C24" w:rsidP="008C4C24"/>
    <w:p w14:paraId="2FE8A342" w14:textId="77777777" w:rsidR="008C4C24" w:rsidRDefault="008C4C24" w:rsidP="008C4C24"/>
    <w:p w14:paraId="0ACBE622" w14:textId="77777777" w:rsidR="008C4C24" w:rsidRDefault="008C4C24" w:rsidP="008C4C24"/>
    <w:p w14:paraId="4B4860F2" w14:textId="77777777" w:rsidR="008C4C24" w:rsidRDefault="008C4C24" w:rsidP="008C4C24"/>
    <w:p w14:paraId="32BBFF67" w14:textId="77777777" w:rsidR="008C4C24" w:rsidRDefault="008C4C24" w:rsidP="008C4C24">
      <w:r>
        <w:rPr>
          <w:noProof/>
          <w:lang w:eastAsia="es-EC"/>
        </w:rPr>
        <mc:AlternateContent>
          <mc:Choice Requires="wps">
            <w:drawing>
              <wp:anchor distT="0" distB="0" distL="114300" distR="114300" simplePos="0" relativeHeight="251660288" behindDoc="0" locked="0" layoutInCell="1" allowOverlap="1" wp14:anchorId="05B17AAA" wp14:editId="04BB8ADA">
                <wp:simplePos x="0" y="0"/>
                <wp:positionH relativeFrom="margin">
                  <wp:align>center</wp:align>
                </wp:positionH>
                <wp:positionV relativeFrom="paragraph">
                  <wp:posOffset>3810</wp:posOffset>
                </wp:positionV>
                <wp:extent cx="6507480" cy="1917700"/>
                <wp:effectExtent l="0" t="0" r="7620" b="6350"/>
                <wp:wrapNone/>
                <wp:docPr id="5" name="Cuadro de texto 5"/>
                <wp:cNvGraphicFramePr/>
                <a:graphic xmlns:a="http://schemas.openxmlformats.org/drawingml/2006/main">
                  <a:graphicData uri="http://schemas.microsoft.com/office/word/2010/wordprocessingShape">
                    <wps:wsp>
                      <wps:cNvSpPr txBox="1"/>
                      <wps:spPr>
                        <a:xfrm>
                          <a:off x="0" y="0"/>
                          <a:ext cx="6507480" cy="1917700"/>
                        </a:xfrm>
                        <a:prstGeom prst="rect">
                          <a:avLst/>
                        </a:prstGeom>
                        <a:noFill/>
                        <a:ln w="6350">
                          <a:noFill/>
                        </a:ln>
                      </wps:spPr>
                      <wps:txbx>
                        <w:txbxContent>
                          <w:p w14:paraId="211BFD53" w14:textId="7A3258EE" w:rsidR="008C4C24" w:rsidRPr="000B3CDE" w:rsidRDefault="008C4C24" w:rsidP="008C4C24">
                            <w:pPr>
                              <w:rPr>
                                <w:rFonts w:ascii="Calibri" w:eastAsia="Times New Roman" w:hAnsi="Calibri" w:cs="Calibri"/>
                                <w:color w:val="000000"/>
                                <w:sz w:val="72"/>
                                <w:szCs w:val="72"/>
                                <w:lang w:eastAsia="es-EC"/>
                              </w:rPr>
                            </w:pPr>
                            <w:r w:rsidRPr="008C4C24">
                              <w:rPr>
                                <w:rFonts w:ascii="Century Gothic" w:hAnsi="Century Gothic"/>
                                <w:b/>
                                <w:bCs/>
                                <w:color w:val="FFFFFF" w:themeColor="background1"/>
                                <w:sz w:val="72"/>
                                <w:szCs w:val="72"/>
                                <w:lang w:val="es-ES"/>
                              </w:rPr>
                              <w:t>Misión de Asistencia Técnica FMI -CAB/SIPP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5B17AAA" id="_x0000_t202" coordsize="21600,21600" o:spt="202" path="m,l,21600r21600,l21600,xe">
                <v:stroke joinstyle="miter"/>
                <v:path gradientshapeok="t" o:connecttype="rect"/>
              </v:shapetype>
              <v:shape id="Cuadro de texto 5" o:spid="_x0000_s1026" type="#_x0000_t202" style="position:absolute;margin-left:0;margin-top:.3pt;width:512.4pt;height:151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" filled="f" stroked="f" strokeweight=".5pt">
                <v:textbox inset="0,0,0,0">
                  <w:txbxContent>
                    <w:p w14:paraId="211BFD53" w14:textId="7A3258EE" w:rsidR="008C4C24" w:rsidRPr="000B3CDE" w:rsidRDefault="008C4C24" w:rsidP="008C4C24">
                      <w:pPr>
                        <w:rPr>
                          <w:rFonts w:ascii="Calibri" w:eastAsia="Times New Roman" w:hAnsi="Calibri" w:cs="Calibri"/>
                          <w:color w:val="000000"/>
                          <w:sz w:val="72"/>
                          <w:szCs w:val="72"/>
                          <w:lang w:eastAsia="es-EC"/>
                        </w:rPr>
                      </w:pPr>
                      <w:r w:rsidRPr="008C4C24">
                        <w:rPr>
                          <w:rFonts w:ascii="Century Gothic" w:hAnsi="Century Gothic"/>
                          <w:b/>
                          <w:bCs/>
                          <w:color w:val="FFFFFF" w:themeColor="background1"/>
                          <w:sz w:val="72"/>
                          <w:szCs w:val="72"/>
                          <w:lang w:val="es-ES"/>
                        </w:rPr>
                        <w:t>Misión de Asistencia Técnica FMI -CAB/SIPP</w:t>
                      </w:r>
                    </w:p>
                  </w:txbxContent>
                </v:textbox>
                <w10:wrap anchorx="margin"/>
              </v:shape>
            </w:pict>
          </mc:Fallback>
        </mc:AlternateContent>
      </w:r>
    </w:p>
    <w:p w14:paraId="7141E3F0" w14:textId="77777777" w:rsidR="008C4C24" w:rsidRDefault="008C4C24" w:rsidP="008C4C24"/>
    <w:p w14:paraId="07D26002" w14:textId="77777777" w:rsidR="008C4C24" w:rsidRDefault="008C4C24" w:rsidP="008C4C24"/>
    <w:p w14:paraId="2CB9DCE8" w14:textId="77777777" w:rsidR="008C4C24" w:rsidRDefault="008C4C24" w:rsidP="008C4C24"/>
    <w:p w14:paraId="715C8240" w14:textId="77777777" w:rsidR="008C4C24" w:rsidRDefault="008C4C24" w:rsidP="008C4C24"/>
    <w:p w14:paraId="04FDC684" w14:textId="77777777" w:rsidR="008C4C24" w:rsidRDefault="008C4C24" w:rsidP="008C4C24"/>
    <w:p w14:paraId="16B573C6" w14:textId="77777777" w:rsidR="008C4C24" w:rsidRDefault="008C4C24" w:rsidP="008C4C24">
      <w:r>
        <w:rPr>
          <w:noProof/>
          <w:lang w:eastAsia="es-EC"/>
        </w:rPr>
        <mc:AlternateContent>
          <mc:Choice Requires="wps">
            <w:drawing>
              <wp:anchor distT="0" distB="0" distL="114300" distR="114300" simplePos="0" relativeHeight="251661312" behindDoc="0" locked="0" layoutInCell="1" allowOverlap="1" wp14:anchorId="29CA7E6D" wp14:editId="5860DC09">
                <wp:simplePos x="0" y="0"/>
                <wp:positionH relativeFrom="column">
                  <wp:posOffset>1346200</wp:posOffset>
                </wp:positionH>
                <wp:positionV relativeFrom="paragraph">
                  <wp:posOffset>142240</wp:posOffset>
                </wp:positionV>
                <wp:extent cx="3400425" cy="657225"/>
                <wp:effectExtent l="0" t="0" r="3175" b="3175"/>
                <wp:wrapNone/>
                <wp:docPr id="6" name="Cuadro de texto 6"/>
                <wp:cNvGraphicFramePr/>
                <a:graphic xmlns:a="http://schemas.openxmlformats.org/drawingml/2006/main">
                  <a:graphicData uri="http://schemas.microsoft.com/office/word/2010/wordprocessingShape">
                    <wps:wsp>
                      <wps:cNvSpPr txBox="1"/>
                      <wps:spPr>
                        <a:xfrm>
                          <a:off x="0" y="0"/>
                          <a:ext cx="3400425" cy="657225"/>
                        </a:xfrm>
                        <a:prstGeom prst="rect">
                          <a:avLst/>
                        </a:prstGeom>
                        <a:noFill/>
                        <a:ln w="6350">
                          <a:noFill/>
                        </a:ln>
                      </wps:spPr>
                      <wps:txbx>
                        <w:txbxContent>
                          <w:p w14:paraId="1AB408BB" w14:textId="77777777" w:rsidR="008C4C24" w:rsidRPr="005759C7" w:rsidRDefault="008C4C24" w:rsidP="008C4C24">
                            <w:pPr>
                              <w:rPr>
                                <w:rFonts w:ascii="Century Gothic" w:hAnsi="Century Gothic"/>
                                <w:color w:val="FFFFFF" w:themeColor="background1"/>
                                <w:sz w:val="80"/>
                                <w:szCs w:val="80"/>
                                <w:lang w:val="es-E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9CA7E6D" id="Cuadro de texto 6" o:spid="_x0000_s1027" type="#_x0000_t202" style="position:absolute;margin-left:106pt;margin-top:11.2pt;width:267.75pt;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" filled="f" stroked="f" strokeweight=".5pt">
                <v:textbox inset="0,0,0,0">
                  <w:txbxContent>
                    <w:p w14:paraId="1AB408BB" w14:textId="77777777" w:rsidR="008C4C24" w:rsidRPr="005759C7" w:rsidRDefault="008C4C24" w:rsidP="008C4C24">
                      <w:pPr>
                        <w:rPr>
                          <w:rFonts w:ascii="Century Gothic" w:hAnsi="Century Gothic"/>
                          <w:color w:val="FFFFFF" w:themeColor="background1"/>
                          <w:sz w:val="80"/>
                          <w:szCs w:val="80"/>
                          <w:lang w:val="es-ES"/>
                        </w:rPr>
                      </w:pPr>
                    </w:p>
                  </w:txbxContent>
                </v:textbox>
              </v:shape>
            </w:pict>
          </mc:Fallback>
        </mc:AlternateContent>
      </w:r>
    </w:p>
    <w:p w14:paraId="4A2720C9" w14:textId="77777777" w:rsidR="008C4C24" w:rsidRDefault="008C4C24" w:rsidP="008C4C24">
      <w:r>
        <w:rPr>
          <w:noProof/>
          <w:lang w:eastAsia="es-EC"/>
        </w:rPr>
        <mc:AlternateContent>
          <mc:Choice Requires="wps">
            <w:drawing>
              <wp:anchor distT="0" distB="0" distL="114300" distR="114300" simplePos="0" relativeHeight="251664384" behindDoc="0" locked="0" layoutInCell="1" allowOverlap="1" wp14:anchorId="16E62734" wp14:editId="47AAA5CC">
                <wp:simplePos x="0" y="0"/>
                <wp:positionH relativeFrom="margin">
                  <wp:posOffset>1157604</wp:posOffset>
                </wp:positionH>
                <wp:positionV relativeFrom="paragraph">
                  <wp:posOffset>154305</wp:posOffset>
                </wp:positionV>
                <wp:extent cx="4124325" cy="1132765"/>
                <wp:effectExtent l="0" t="0" r="9525" b="10795"/>
                <wp:wrapNone/>
                <wp:docPr id="4" name="Cuadro de texto 4"/>
                <wp:cNvGraphicFramePr/>
                <a:graphic xmlns:a="http://schemas.openxmlformats.org/drawingml/2006/main">
                  <a:graphicData uri="http://schemas.microsoft.com/office/word/2010/wordprocessingShape">
                    <wps:wsp>
                      <wps:cNvSpPr txBox="1"/>
                      <wps:spPr>
                        <a:xfrm>
                          <a:off x="0" y="0"/>
                          <a:ext cx="4124325" cy="1132765"/>
                        </a:xfrm>
                        <a:prstGeom prst="rect">
                          <a:avLst/>
                        </a:prstGeom>
                        <a:noFill/>
                        <a:ln w="6350">
                          <a:noFill/>
                        </a:ln>
                      </wps:spPr>
                      <wps:txbx>
                        <w:txbxContent>
                          <w:p w14:paraId="44FA058A" w14:textId="77777777" w:rsidR="008C4C24" w:rsidRDefault="008C4C24" w:rsidP="008C4C24">
                            <w:pPr>
                              <w:rPr>
                                <w:rFonts w:ascii="Century Gothic" w:hAnsi="Century Gothic"/>
                                <w:color w:val="FFFFFF" w:themeColor="background1"/>
                                <w:sz w:val="36"/>
                                <w:szCs w:val="36"/>
                                <w:lang w:val="es-ES"/>
                              </w:rPr>
                            </w:pPr>
                            <w:r>
                              <w:rPr>
                                <w:rFonts w:ascii="Century Gothic" w:hAnsi="Century Gothic"/>
                                <w:color w:val="FFFFFF" w:themeColor="background1"/>
                                <w:sz w:val="36"/>
                                <w:szCs w:val="36"/>
                                <w:lang w:val="es-ES"/>
                              </w:rPr>
                              <w:t>Ayuda Memoria</w:t>
                            </w:r>
                          </w:p>
                          <w:p w14:paraId="605D6B42" w14:textId="47524BB3" w:rsidR="008C4C24" w:rsidRPr="000B3CDE" w:rsidRDefault="008C4C24" w:rsidP="008C4C24">
                            <w:pPr>
                              <w:rPr>
                                <w:rFonts w:ascii="Century Gothic" w:hAnsi="Century Gothic"/>
                                <w:color w:val="FFFFFF" w:themeColor="background1"/>
                                <w:sz w:val="36"/>
                                <w:szCs w:val="36"/>
                                <w:lang w:val="es-ES"/>
                              </w:rPr>
                            </w:pPr>
                            <w:r>
                              <w:rPr>
                                <w:rFonts w:ascii="Century Gothic" w:hAnsi="Century Gothic"/>
                                <w:color w:val="FFFFFF" w:themeColor="background1"/>
                                <w:sz w:val="36"/>
                                <w:szCs w:val="36"/>
                                <w:lang w:val="es-ES"/>
                              </w:rPr>
                              <w:t>Jornada del 18 al 22 de septiembre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6E62734" id="Cuadro de texto 4" o:spid="_x0000_s1028" type="#_x0000_t202" style="position:absolute;margin-left:91.15pt;margin-top:12.15pt;width:324.75pt;height:8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" filled="f" stroked="f" strokeweight=".5pt">
                <v:textbox inset="0,0,0,0">
                  <w:txbxContent>
                    <w:p w14:paraId="44FA058A" w14:textId="77777777" w:rsidR="008C4C24" w:rsidRDefault="008C4C24" w:rsidP="008C4C24">
                      <w:pPr>
                        <w:rPr>
                          <w:rFonts w:ascii="Century Gothic" w:hAnsi="Century Gothic"/>
                          <w:color w:val="FFFFFF" w:themeColor="background1"/>
                          <w:sz w:val="36"/>
                          <w:szCs w:val="36"/>
                          <w:lang w:val="es-ES"/>
                        </w:rPr>
                      </w:pPr>
                      <w:r>
                        <w:rPr>
                          <w:rFonts w:ascii="Century Gothic" w:hAnsi="Century Gothic"/>
                          <w:color w:val="FFFFFF" w:themeColor="background1"/>
                          <w:sz w:val="36"/>
                          <w:szCs w:val="36"/>
                          <w:lang w:val="es-ES"/>
                        </w:rPr>
                        <w:t>Ayuda Memoria</w:t>
                      </w:r>
                    </w:p>
                    <w:p w14:paraId="605D6B42" w14:textId="47524BB3" w:rsidR="008C4C24" w:rsidRPr="000B3CDE" w:rsidRDefault="008C4C24" w:rsidP="008C4C24">
                      <w:pPr>
                        <w:rPr>
                          <w:rFonts w:ascii="Century Gothic" w:hAnsi="Century Gothic"/>
                          <w:color w:val="FFFFFF" w:themeColor="background1"/>
                          <w:sz w:val="36"/>
                          <w:szCs w:val="36"/>
                          <w:lang w:val="es-ES"/>
                        </w:rPr>
                      </w:pPr>
                      <w:r>
                        <w:rPr>
                          <w:rFonts w:ascii="Century Gothic" w:hAnsi="Century Gothic"/>
                          <w:color w:val="FFFFFF" w:themeColor="background1"/>
                          <w:sz w:val="36"/>
                          <w:szCs w:val="36"/>
                          <w:lang w:val="es-ES"/>
                        </w:rPr>
                        <w:t>Jornada del 18 al 22 de septiembre</w:t>
                      </w:r>
                    </w:p>
                  </w:txbxContent>
                </v:textbox>
                <w10:wrap anchorx="margin"/>
              </v:shape>
            </w:pict>
          </mc:Fallback>
        </mc:AlternateContent>
      </w:r>
    </w:p>
    <w:p w14:paraId="5A219F27" w14:textId="77777777" w:rsidR="008C4C24" w:rsidRDefault="008C4C24" w:rsidP="008C4C24"/>
    <w:p w14:paraId="56E376BB" w14:textId="77777777" w:rsidR="008C4C24" w:rsidRDefault="008C4C24" w:rsidP="008C4C24"/>
    <w:p w14:paraId="6F4EBC6C" w14:textId="77777777" w:rsidR="008C4C24" w:rsidRDefault="008C4C24" w:rsidP="008C4C24"/>
    <w:p w14:paraId="3A9F68EE" w14:textId="77777777" w:rsidR="008C4C24" w:rsidRDefault="008C4C24" w:rsidP="008C4C24"/>
    <w:p w14:paraId="1089494E" w14:textId="77777777" w:rsidR="008C4C24" w:rsidRDefault="008C4C24" w:rsidP="008C4C24"/>
    <w:p w14:paraId="7DCDFCD0" w14:textId="77777777" w:rsidR="008C4C24" w:rsidRDefault="008C4C24" w:rsidP="008C4C24"/>
    <w:p w14:paraId="6268C2B4" w14:textId="77777777" w:rsidR="008C4C24" w:rsidRDefault="008C4C24" w:rsidP="008C4C24"/>
    <w:p w14:paraId="68025911" w14:textId="77777777" w:rsidR="008C4C24" w:rsidRDefault="008C4C24" w:rsidP="008C4C24"/>
    <w:p w14:paraId="3D1FCDAC" w14:textId="77777777" w:rsidR="008C4C24" w:rsidRDefault="008C4C24" w:rsidP="008C4C24"/>
    <w:p w14:paraId="082219ED" w14:textId="77777777" w:rsidR="008C4C24" w:rsidRDefault="008C4C24" w:rsidP="008C4C24">
      <w:r>
        <w:rPr>
          <w:noProof/>
          <w:lang w:eastAsia="es-EC"/>
        </w:rPr>
        <mc:AlternateContent>
          <mc:Choice Requires="wps">
            <w:drawing>
              <wp:anchor distT="0" distB="0" distL="114300" distR="114300" simplePos="0" relativeHeight="251662336" behindDoc="0" locked="0" layoutInCell="1" allowOverlap="1" wp14:anchorId="7D13520C" wp14:editId="693F8D0B">
                <wp:simplePos x="0" y="0"/>
                <wp:positionH relativeFrom="margin">
                  <wp:align>right</wp:align>
                </wp:positionH>
                <wp:positionV relativeFrom="paragraph">
                  <wp:posOffset>180975</wp:posOffset>
                </wp:positionV>
                <wp:extent cx="3400425" cy="369570"/>
                <wp:effectExtent l="0" t="0" r="9525" b="11430"/>
                <wp:wrapNone/>
                <wp:docPr id="7" name="Cuadro de texto 7"/>
                <wp:cNvGraphicFramePr/>
                <a:graphic xmlns:a="http://schemas.openxmlformats.org/drawingml/2006/main">
                  <a:graphicData uri="http://schemas.microsoft.com/office/word/2010/wordprocessingShape">
                    <wps:wsp>
                      <wps:cNvSpPr txBox="1"/>
                      <wps:spPr>
                        <a:xfrm>
                          <a:off x="0" y="0"/>
                          <a:ext cx="3400425" cy="369570"/>
                        </a:xfrm>
                        <a:prstGeom prst="rect">
                          <a:avLst/>
                        </a:prstGeom>
                        <a:noFill/>
                        <a:ln w="6350">
                          <a:noFill/>
                        </a:ln>
                      </wps:spPr>
                      <wps:txbx>
                        <w:txbxContent>
                          <w:p w14:paraId="4D4CDC20" w14:textId="77777777" w:rsidR="008C4C24" w:rsidRPr="005759C7" w:rsidRDefault="008C4C24" w:rsidP="008C4C24">
                            <w:pPr>
                              <w:rPr>
                                <w:rFonts w:ascii="Century Gothic" w:hAnsi="Century Gothic"/>
                                <w:color w:val="FFFFFF" w:themeColor="background1"/>
                                <w:sz w:val="52"/>
                                <w:szCs w:val="52"/>
                                <w:lang w:val="es-ES"/>
                              </w:rPr>
                            </w:pPr>
                            <w:r>
                              <w:rPr>
                                <w:rFonts w:ascii="Century Gothic" w:hAnsi="Century Gothic"/>
                                <w:color w:val="FFFFFF" w:themeColor="background1"/>
                                <w:sz w:val="52"/>
                                <w:szCs w:val="52"/>
                                <w:lang w:val="es-ES"/>
                              </w:rPr>
                              <w:t>Septiembre</w:t>
                            </w:r>
                            <w:r w:rsidRPr="005759C7">
                              <w:rPr>
                                <w:rFonts w:ascii="Century Gothic" w:hAnsi="Century Gothic"/>
                                <w:color w:val="FFFFFF" w:themeColor="background1"/>
                                <w:sz w:val="52"/>
                                <w:szCs w:val="52"/>
                                <w:lang w:val="es-ES"/>
                              </w:rPr>
                              <w:t>,</w:t>
                            </w:r>
                            <w:r>
                              <w:rPr>
                                <w:rFonts w:ascii="Century Gothic" w:hAnsi="Century Gothic"/>
                                <w:color w:val="FFFFFF" w:themeColor="background1"/>
                                <w:sz w:val="52"/>
                                <w:szCs w:val="52"/>
                                <w:lang w:val="es-ES"/>
                              </w:rPr>
                              <w:t xml:space="preserv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D13520C" id="Cuadro de texto 7" o:spid="_x0000_s1029" type="#_x0000_t202" style="position:absolute;margin-left:216.55pt;margin-top:14.25pt;width:267.75pt;height:29.1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" filled="f" stroked="f" strokeweight=".5pt">
                <v:textbox inset="0,0,0,0">
                  <w:txbxContent>
                    <w:p w14:paraId="4D4CDC20" w14:textId="77777777" w:rsidR="008C4C24" w:rsidRPr="005759C7" w:rsidRDefault="008C4C24" w:rsidP="008C4C24">
                      <w:pPr>
                        <w:rPr>
                          <w:rFonts w:ascii="Century Gothic" w:hAnsi="Century Gothic"/>
                          <w:color w:val="FFFFFF" w:themeColor="background1"/>
                          <w:sz w:val="52"/>
                          <w:szCs w:val="52"/>
                          <w:lang w:val="es-ES"/>
                        </w:rPr>
                      </w:pPr>
                      <w:r>
                        <w:rPr>
                          <w:rFonts w:ascii="Century Gothic" w:hAnsi="Century Gothic"/>
                          <w:color w:val="FFFFFF" w:themeColor="background1"/>
                          <w:sz w:val="52"/>
                          <w:szCs w:val="52"/>
                          <w:lang w:val="es-ES"/>
                        </w:rPr>
                        <w:t>Septiembre</w:t>
                      </w:r>
                      <w:r w:rsidRPr="005759C7">
                        <w:rPr>
                          <w:rFonts w:ascii="Century Gothic" w:hAnsi="Century Gothic"/>
                          <w:color w:val="FFFFFF" w:themeColor="background1"/>
                          <w:sz w:val="52"/>
                          <w:szCs w:val="52"/>
                          <w:lang w:val="es-ES"/>
                        </w:rPr>
                        <w:t>,</w:t>
                      </w:r>
                      <w:r>
                        <w:rPr>
                          <w:rFonts w:ascii="Century Gothic" w:hAnsi="Century Gothic"/>
                          <w:color w:val="FFFFFF" w:themeColor="background1"/>
                          <w:sz w:val="52"/>
                          <w:szCs w:val="52"/>
                          <w:lang w:val="es-ES"/>
                        </w:rPr>
                        <w:t xml:space="preserve"> 2023</w:t>
                      </w:r>
                    </w:p>
                  </w:txbxContent>
                </v:textbox>
                <w10:wrap anchorx="margin"/>
              </v:shape>
            </w:pict>
          </mc:Fallback>
        </mc:AlternateContent>
      </w:r>
    </w:p>
    <w:p w14:paraId="1F4955CB" w14:textId="77777777" w:rsidR="008C4C24" w:rsidRDefault="008C4C24" w:rsidP="008C4C24"/>
    <w:p w14:paraId="5B6D052A" w14:textId="77777777" w:rsidR="008C4C24" w:rsidRDefault="008C4C24" w:rsidP="008C4C24"/>
    <w:p w14:paraId="006C13D9" w14:textId="77777777" w:rsidR="008C4C24" w:rsidRDefault="008C4C24" w:rsidP="008C4C24"/>
    <w:p w14:paraId="4D421B69" w14:textId="77777777" w:rsidR="008C4C24" w:rsidRDefault="008C4C24" w:rsidP="008C4C24"/>
    <w:p w14:paraId="7C227218" w14:textId="77777777" w:rsidR="008C4C24" w:rsidRDefault="008C4C24" w:rsidP="008C4C24"/>
    <w:p w14:paraId="507FFE0D" w14:textId="77777777" w:rsidR="008C4C24" w:rsidRDefault="008C4C24" w:rsidP="008C4C24"/>
    <w:p w14:paraId="3B562291" w14:textId="21B58F33" w:rsidR="00E43045" w:rsidRPr="001376BF" w:rsidRDefault="00E43045" w:rsidP="00E43045">
      <w:pPr>
        <w:jc w:val="center"/>
        <w:rPr>
          <w:rFonts w:ascii="Century Gothic" w:hAnsi="Century Gothic"/>
          <w:b/>
          <w:bCs/>
          <w:sz w:val="22"/>
          <w:szCs w:val="22"/>
        </w:rPr>
      </w:pPr>
      <w:r w:rsidRPr="001376BF">
        <w:rPr>
          <w:rFonts w:ascii="Century Gothic" w:hAnsi="Century Gothic"/>
          <w:b/>
          <w:bCs/>
        </w:rPr>
        <w:lastRenderedPageBreak/>
        <w:t>Ayuda memoria FMI</w:t>
      </w:r>
      <w:r w:rsidR="00690520" w:rsidRPr="001376BF">
        <w:rPr>
          <w:rFonts w:ascii="Century Gothic" w:hAnsi="Century Gothic"/>
          <w:b/>
          <w:bCs/>
        </w:rPr>
        <w:t xml:space="preserve"> – CAB/SIPP</w:t>
      </w:r>
      <w:r w:rsidRPr="001376BF">
        <w:rPr>
          <w:rFonts w:ascii="Century Gothic" w:hAnsi="Century Gothic"/>
          <w:b/>
          <w:bCs/>
        </w:rPr>
        <w:t xml:space="preserve">, </w:t>
      </w:r>
      <w:ins w:id="0" w:author="INEC Omar Llambo" w:date="2023-12-27T09:20:00Z">
        <w:r w:rsidR="00192F9A">
          <w:rPr>
            <w:rFonts w:ascii="Century Gothic" w:hAnsi="Century Gothic"/>
            <w:b/>
            <w:bCs/>
          </w:rPr>
          <w:t>j</w:t>
        </w:r>
      </w:ins>
      <w:r w:rsidRPr="001376BF">
        <w:rPr>
          <w:rFonts w:ascii="Century Gothic" w:hAnsi="Century Gothic"/>
          <w:b/>
          <w:bCs/>
        </w:rPr>
        <w:t xml:space="preserve">ornada </w:t>
      </w:r>
      <w:r w:rsidR="006D180C">
        <w:rPr>
          <w:rFonts w:ascii="Century Gothic" w:hAnsi="Century Gothic"/>
          <w:b/>
          <w:bCs/>
        </w:rPr>
        <w:t>22</w:t>
      </w:r>
      <w:r w:rsidRPr="001376BF">
        <w:rPr>
          <w:rFonts w:ascii="Century Gothic" w:hAnsi="Century Gothic"/>
          <w:b/>
          <w:bCs/>
        </w:rPr>
        <w:t xml:space="preserve"> de septiembre del 2023.</w:t>
      </w:r>
    </w:p>
    <w:p w14:paraId="7278DABB" w14:textId="77777777" w:rsidR="00E43045" w:rsidRPr="001376BF" w:rsidRDefault="00E43045" w:rsidP="00E43045">
      <w:pPr>
        <w:jc w:val="center"/>
        <w:rPr>
          <w:rFonts w:ascii="Century Gothic" w:hAnsi="Century Gothic"/>
          <w:b/>
          <w:bCs/>
        </w:rPr>
      </w:pPr>
      <w:r w:rsidRPr="001376BF">
        <w:rPr>
          <w:rFonts w:ascii="Century Gothic" w:hAnsi="Century Gothic"/>
          <w:b/>
          <w:bCs/>
        </w:rPr>
        <w:t>Apertura de la Misión de Asistencia Técnica FMI -CAB/SIPP</w:t>
      </w:r>
    </w:p>
    <w:tbl>
      <w:tblPr>
        <w:tblStyle w:val="Tablaconcuadrcula"/>
        <w:tblW w:w="14737" w:type="dxa"/>
        <w:tblLook w:val="04A0" w:firstRow="1" w:lastRow="0" w:firstColumn="1" w:lastColumn="0" w:noHBand="0" w:noVBand="1"/>
      </w:tblPr>
      <w:tblGrid>
        <w:gridCol w:w="6799"/>
        <w:gridCol w:w="7938"/>
      </w:tblGrid>
      <w:tr w:rsidR="00E43045" w:rsidRPr="001376BF" w14:paraId="57027860" w14:textId="77777777" w:rsidTr="00561CE3">
        <w:tc>
          <w:tcPr>
            <w:tcW w:w="14737"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63CE929E" w14:textId="654E8A50" w:rsidR="00A22FD7" w:rsidRDefault="00A22FD7">
            <w:pPr>
              <w:rPr>
                <w:rFonts w:ascii="Century Gothic" w:hAnsi="Century Gothic"/>
                <w:sz w:val="20"/>
                <w:szCs w:val="20"/>
              </w:rPr>
            </w:pPr>
            <w:r>
              <w:rPr>
                <w:rFonts w:ascii="Century Gothic" w:hAnsi="Century Gothic"/>
                <w:sz w:val="20"/>
                <w:szCs w:val="20"/>
              </w:rPr>
              <w:t xml:space="preserve">Fecha: </w:t>
            </w:r>
            <w:r w:rsidR="00991085">
              <w:rPr>
                <w:rFonts w:ascii="Century Gothic" w:hAnsi="Century Gothic"/>
                <w:sz w:val="20"/>
                <w:szCs w:val="20"/>
              </w:rPr>
              <w:t>2</w:t>
            </w:r>
            <w:r w:rsidR="006D180C">
              <w:rPr>
                <w:rFonts w:ascii="Century Gothic" w:hAnsi="Century Gothic"/>
                <w:sz w:val="20"/>
                <w:szCs w:val="20"/>
              </w:rPr>
              <w:t>2</w:t>
            </w:r>
            <w:r>
              <w:rPr>
                <w:rFonts w:ascii="Century Gothic" w:hAnsi="Century Gothic"/>
                <w:sz w:val="20"/>
                <w:szCs w:val="20"/>
              </w:rPr>
              <w:t xml:space="preserve"> septiembre 2023</w:t>
            </w:r>
          </w:p>
          <w:p w14:paraId="3C28EDD7" w14:textId="6892DDA9" w:rsidR="00A22FD7" w:rsidRDefault="00A22FD7">
            <w:pPr>
              <w:rPr>
                <w:rFonts w:ascii="Century Gothic" w:hAnsi="Century Gothic"/>
                <w:sz w:val="20"/>
                <w:szCs w:val="20"/>
              </w:rPr>
            </w:pPr>
            <w:r>
              <w:rPr>
                <w:rFonts w:ascii="Century Gothic" w:hAnsi="Century Gothic"/>
                <w:sz w:val="20"/>
                <w:szCs w:val="20"/>
              </w:rPr>
              <w:t xml:space="preserve">Hora: </w:t>
            </w:r>
            <w:r w:rsidR="006D180C">
              <w:rPr>
                <w:rFonts w:ascii="Century Gothic" w:hAnsi="Century Gothic"/>
                <w:sz w:val="20"/>
                <w:szCs w:val="20"/>
              </w:rPr>
              <w:t>10</w:t>
            </w:r>
            <w:r>
              <w:rPr>
                <w:rFonts w:ascii="Century Gothic" w:hAnsi="Century Gothic"/>
                <w:sz w:val="20"/>
                <w:szCs w:val="20"/>
              </w:rPr>
              <w:t>:0</w:t>
            </w:r>
            <w:r w:rsidR="00517916">
              <w:rPr>
                <w:rFonts w:ascii="Century Gothic" w:hAnsi="Century Gothic"/>
                <w:sz w:val="20"/>
                <w:szCs w:val="20"/>
              </w:rPr>
              <w:t>0</w:t>
            </w:r>
            <w:r>
              <w:rPr>
                <w:rFonts w:ascii="Century Gothic" w:hAnsi="Century Gothic"/>
                <w:sz w:val="20"/>
                <w:szCs w:val="20"/>
              </w:rPr>
              <w:t xml:space="preserve"> am</w:t>
            </w:r>
          </w:p>
          <w:p w14:paraId="0FECC03E" w14:textId="46D255F4" w:rsidR="00A22FD7" w:rsidRDefault="00A22FD7">
            <w:pPr>
              <w:rPr>
                <w:rFonts w:ascii="Century Gothic" w:hAnsi="Century Gothic"/>
                <w:sz w:val="20"/>
                <w:szCs w:val="20"/>
              </w:rPr>
            </w:pPr>
            <w:r>
              <w:rPr>
                <w:rFonts w:ascii="Century Gothic" w:hAnsi="Century Gothic"/>
                <w:sz w:val="20"/>
                <w:szCs w:val="20"/>
              </w:rPr>
              <w:t xml:space="preserve">Inicia la reunión la responsable del CAB-SIPP </w:t>
            </w:r>
            <w:r w:rsidR="00991085">
              <w:rPr>
                <w:rFonts w:ascii="Century Gothic" w:hAnsi="Century Gothic"/>
                <w:sz w:val="20"/>
                <w:szCs w:val="20"/>
              </w:rPr>
              <w:t xml:space="preserve">dando la bienvenida al consultor del FMI y </w:t>
            </w:r>
            <w:r>
              <w:rPr>
                <w:rFonts w:ascii="Century Gothic" w:hAnsi="Century Gothic"/>
                <w:sz w:val="20"/>
                <w:szCs w:val="20"/>
              </w:rPr>
              <w:t xml:space="preserve">explicando el objetivo de la reunión, el cual </w:t>
            </w:r>
            <w:r w:rsidR="006D180C">
              <w:rPr>
                <w:rFonts w:ascii="Century Gothic" w:hAnsi="Century Gothic"/>
                <w:sz w:val="20"/>
                <w:szCs w:val="20"/>
              </w:rPr>
              <w:t xml:space="preserve">consiste en </w:t>
            </w:r>
            <w:r w:rsidR="00656DE7">
              <w:rPr>
                <w:rFonts w:ascii="Century Gothic" w:hAnsi="Century Gothic"/>
                <w:sz w:val="20"/>
                <w:szCs w:val="20"/>
              </w:rPr>
              <w:t>realizar un repaso de generalidades al proceso integral</w:t>
            </w:r>
            <w:r w:rsidR="00991085">
              <w:rPr>
                <w:rFonts w:ascii="Century Gothic" w:hAnsi="Century Gothic"/>
                <w:sz w:val="20"/>
                <w:szCs w:val="20"/>
              </w:rPr>
              <w:t xml:space="preserve"> del CAB-SIPP</w:t>
            </w:r>
            <w:r w:rsidR="00656DE7">
              <w:rPr>
                <w:rFonts w:ascii="Century Gothic" w:hAnsi="Century Gothic"/>
                <w:sz w:val="20"/>
                <w:szCs w:val="20"/>
              </w:rPr>
              <w:t>.</w:t>
            </w:r>
          </w:p>
          <w:p w14:paraId="63D755C6" w14:textId="75F4A248" w:rsidR="00A22FD7" w:rsidRPr="00D46C23" w:rsidRDefault="00A22FD7">
            <w:pPr>
              <w:rPr>
                <w:rFonts w:ascii="Century Gothic" w:hAnsi="Century Gothic"/>
                <w:sz w:val="20"/>
                <w:szCs w:val="20"/>
              </w:rPr>
            </w:pPr>
          </w:p>
        </w:tc>
      </w:tr>
      <w:tr w:rsidR="00FE6B5C" w:rsidRPr="001376BF" w14:paraId="38A640D6" w14:textId="77777777" w:rsidTr="00561CE3">
        <w:tc>
          <w:tcPr>
            <w:tcW w:w="14737"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40DEA680" w14:textId="77F8B733" w:rsidR="00FE6B5C" w:rsidRDefault="00FE6B5C" w:rsidP="00FE6B5C">
            <w:pPr>
              <w:jc w:val="center"/>
              <w:rPr>
                <w:rFonts w:ascii="Century Gothic" w:hAnsi="Century Gothic"/>
                <w:sz w:val="20"/>
                <w:szCs w:val="20"/>
              </w:rPr>
            </w:pPr>
            <w:r>
              <w:rPr>
                <w:rFonts w:ascii="Century Gothic" w:hAnsi="Century Gothic"/>
                <w:sz w:val="20"/>
                <w:szCs w:val="20"/>
              </w:rPr>
              <w:t>Revisión de los productos a nivel CPC 7 dígitos de la canasta de investigación preliminar del CAB-SIPP</w:t>
            </w:r>
          </w:p>
        </w:tc>
      </w:tr>
      <w:tr w:rsidR="00E43045" w:rsidRPr="001376BF" w14:paraId="60EFC519" w14:textId="77777777" w:rsidTr="00896B8E">
        <w:tc>
          <w:tcPr>
            <w:tcW w:w="6799" w:type="dxa"/>
            <w:tcBorders>
              <w:top w:val="single" w:sz="4" w:space="0" w:color="auto"/>
              <w:left w:val="single" w:sz="4" w:space="0" w:color="auto"/>
              <w:bottom w:val="single" w:sz="4" w:space="0" w:color="auto"/>
              <w:right w:val="single" w:sz="4" w:space="0" w:color="auto"/>
            </w:tcBorders>
          </w:tcPr>
          <w:p w14:paraId="14D0E6DA" w14:textId="5CF2181D" w:rsidR="00E43045" w:rsidRPr="00D46C23" w:rsidRDefault="00DC6BE7">
            <w:pPr>
              <w:jc w:val="center"/>
              <w:rPr>
                <w:rFonts w:ascii="Century Gothic" w:hAnsi="Century Gothic"/>
                <w:b/>
                <w:sz w:val="20"/>
                <w:szCs w:val="20"/>
              </w:rPr>
            </w:pPr>
            <w:r>
              <w:rPr>
                <w:rFonts w:ascii="Century Gothic" w:hAnsi="Century Gothic"/>
                <w:b/>
                <w:sz w:val="20"/>
                <w:szCs w:val="20"/>
              </w:rPr>
              <w:t xml:space="preserve">Ideas </w:t>
            </w:r>
            <w:r w:rsidR="00FE6B5C">
              <w:rPr>
                <w:rFonts w:ascii="Century Gothic" w:hAnsi="Century Gothic"/>
                <w:b/>
                <w:sz w:val="20"/>
                <w:szCs w:val="20"/>
              </w:rPr>
              <w:t>– equipo CAB-SIPP</w:t>
            </w:r>
          </w:p>
        </w:tc>
        <w:tc>
          <w:tcPr>
            <w:tcW w:w="7938" w:type="dxa"/>
            <w:tcBorders>
              <w:top w:val="single" w:sz="4" w:space="0" w:color="auto"/>
              <w:left w:val="single" w:sz="4" w:space="0" w:color="auto"/>
              <w:bottom w:val="single" w:sz="4" w:space="0" w:color="auto"/>
              <w:right w:val="single" w:sz="4" w:space="0" w:color="auto"/>
            </w:tcBorders>
            <w:hideMark/>
          </w:tcPr>
          <w:p w14:paraId="2D34E2DB" w14:textId="77777777" w:rsidR="00E43045" w:rsidRPr="00D46C23" w:rsidRDefault="00E43045">
            <w:pPr>
              <w:jc w:val="center"/>
              <w:rPr>
                <w:rFonts w:ascii="Century Gothic" w:hAnsi="Century Gothic"/>
                <w:b/>
                <w:sz w:val="20"/>
                <w:szCs w:val="20"/>
              </w:rPr>
            </w:pPr>
            <w:r w:rsidRPr="00D46C23">
              <w:rPr>
                <w:rFonts w:ascii="Century Gothic" w:hAnsi="Century Gothic"/>
                <w:b/>
                <w:sz w:val="20"/>
                <w:szCs w:val="20"/>
              </w:rPr>
              <w:t>Comentarios FMI</w:t>
            </w:r>
          </w:p>
        </w:tc>
      </w:tr>
      <w:tr w:rsidR="00E43045" w:rsidRPr="001376BF" w14:paraId="40EA90A2" w14:textId="77777777" w:rsidTr="00896B8E">
        <w:tc>
          <w:tcPr>
            <w:tcW w:w="6799" w:type="dxa"/>
            <w:tcBorders>
              <w:top w:val="single" w:sz="4" w:space="0" w:color="auto"/>
              <w:left w:val="single" w:sz="4" w:space="0" w:color="auto"/>
              <w:bottom w:val="single" w:sz="4" w:space="0" w:color="auto"/>
              <w:right w:val="single" w:sz="4" w:space="0" w:color="auto"/>
            </w:tcBorders>
          </w:tcPr>
          <w:p w14:paraId="0A2C1899" w14:textId="5971FFE3" w:rsidR="00925890" w:rsidRDefault="009B415F" w:rsidP="00D8227C">
            <w:pPr>
              <w:spacing w:before="240"/>
              <w:jc w:val="both"/>
              <w:rPr>
                <w:rFonts w:ascii="Century Gothic" w:hAnsi="Century Gothic"/>
                <w:sz w:val="20"/>
                <w:szCs w:val="20"/>
                <w:lang w:val="es-MX"/>
              </w:rPr>
            </w:pPr>
            <w:r>
              <w:rPr>
                <w:rFonts w:ascii="Century Gothic" w:hAnsi="Century Gothic"/>
                <w:sz w:val="20"/>
                <w:szCs w:val="20"/>
                <w:lang w:val="es-MX"/>
              </w:rPr>
              <w:t xml:space="preserve">La canasta </w:t>
            </w:r>
            <w:r w:rsidR="001C0A44">
              <w:rPr>
                <w:rFonts w:ascii="Century Gothic" w:hAnsi="Century Gothic"/>
                <w:sz w:val="20"/>
                <w:szCs w:val="20"/>
                <w:lang w:val="es-MX"/>
              </w:rPr>
              <w:t xml:space="preserve">preliminar </w:t>
            </w:r>
            <w:r>
              <w:rPr>
                <w:rFonts w:ascii="Century Gothic" w:hAnsi="Century Gothic"/>
                <w:sz w:val="20"/>
                <w:szCs w:val="20"/>
                <w:lang w:val="es-MX"/>
              </w:rPr>
              <w:t>del CAB-SIPP</w:t>
            </w:r>
            <w:r w:rsidR="001C0A44">
              <w:rPr>
                <w:rFonts w:ascii="Century Gothic" w:hAnsi="Century Gothic"/>
                <w:sz w:val="20"/>
                <w:szCs w:val="20"/>
                <w:lang w:val="es-MX"/>
              </w:rPr>
              <w:t xml:space="preserve"> contiene 523 productos</w:t>
            </w:r>
            <w:r w:rsidR="00B90E08">
              <w:rPr>
                <w:rFonts w:ascii="Century Gothic" w:hAnsi="Century Gothic"/>
                <w:sz w:val="20"/>
                <w:szCs w:val="20"/>
                <w:lang w:val="es-MX"/>
              </w:rPr>
              <w:t xml:space="preserve"> que están siendo validados con la investigación en campo</w:t>
            </w:r>
            <w:r w:rsidR="001C0A44">
              <w:rPr>
                <w:rFonts w:ascii="Century Gothic" w:hAnsi="Century Gothic"/>
                <w:sz w:val="20"/>
                <w:szCs w:val="20"/>
                <w:lang w:val="es-MX"/>
              </w:rPr>
              <w:t>; y,</w:t>
            </w:r>
            <w:r w:rsidR="00795A38">
              <w:rPr>
                <w:rFonts w:ascii="Century Gothic" w:hAnsi="Century Gothic"/>
                <w:sz w:val="20"/>
                <w:szCs w:val="20"/>
                <w:lang w:val="es-MX"/>
              </w:rPr>
              <w:t xml:space="preserve"> puede</w:t>
            </w:r>
            <w:r w:rsidR="001C0A44">
              <w:rPr>
                <w:rFonts w:ascii="Century Gothic" w:hAnsi="Century Gothic"/>
                <w:sz w:val="20"/>
                <w:szCs w:val="20"/>
                <w:lang w:val="es-MX"/>
              </w:rPr>
              <w:t>n disminuirse a</w:t>
            </w:r>
            <w:r w:rsidR="00520CB7">
              <w:rPr>
                <w:rFonts w:ascii="Century Gothic" w:hAnsi="Century Gothic"/>
                <w:sz w:val="20"/>
                <w:szCs w:val="20"/>
                <w:lang w:val="es-MX"/>
              </w:rPr>
              <w:t xml:space="preserve"> 480</w:t>
            </w:r>
            <w:r w:rsidR="00795A38">
              <w:rPr>
                <w:rFonts w:ascii="Century Gothic" w:hAnsi="Century Gothic"/>
                <w:sz w:val="20"/>
                <w:szCs w:val="20"/>
                <w:lang w:val="es-MX"/>
              </w:rPr>
              <w:t xml:space="preserve"> productos</w:t>
            </w:r>
            <w:r w:rsidR="00925890">
              <w:rPr>
                <w:rFonts w:ascii="Century Gothic" w:hAnsi="Century Gothic"/>
                <w:sz w:val="20"/>
                <w:szCs w:val="20"/>
                <w:lang w:val="es-MX"/>
              </w:rPr>
              <w:t>.</w:t>
            </w:r>
          </w:p>
          <w:p w14:paraId="3893BC4C" w14:textId="5C2CAF33" w:rsidR="001B7091" w:rsidRDefault="001B7091" w:rsidP="00D8227C">
            <w:pPr>
              <w:spacing w:before="240"/>
              <w:jc w:val="both"/>
              <w:rPr>
                <w:rFonts w:ascii="Century Gothic" w:hAnsi="Century Gothic"/>
                <w:sz w:val="20"/>
                <w:szCs w:val="20"/>
                <w:lang w:val="es-MX"/>
              </w:rPr>
            </w:pPr>
            <w:r>
              <w:rPr>
                <w:rFonts w:ascii="Century Gothic" w:hAnsi="Century Gothic"/>
                <w:sz w:val="20"/>
                <w:szCs w:val="20"/>
                <w:lang w:val="es-MX"/>
              </w:rPr>
              <w:t xml:space="preserve">En cuanto al muestreo, separando la muestra por sectores: agrícola pecuario, silvicultura, se debe </w:t>
            </w:r>
            <w:r w:rsidR="00B90E08">
              <w:rPr>
                <w:rFonts w:ascii="Century Gothic" w:hAnsi="Century Gothic"/>
                <w:sz w:val="20"/>
                <w:szCs w:val="20"/>
                <w:lang w:val="es-MX"/>
              </w:rPr>
              <w:t>integrar los productos de</w:t>
            </w:r>
            <w:r>
              <w:rPr>
                <w:rFonts w:ascii="Century Gothic" w:hAnsi="Century Gothic"/>
                <w:sz w:val="20"/>
                <w:szCs w:val="20"/>
                <w:lang w:val="es-MX"/>
              </w:rPr>
              <w:t xml:space="preserve"> </w:t>
            </w:r>
            <w:r w:rsidR="00B90E08">
              <w:rPr>
                <w:rFonts w:ascii="Century Gothic" w:hAnsi="Century Gothic"/>
                <w:sz w:val="20"/>
                <w:szCs w:val="20"/>
                <w:lang w:val="es-MX"/>
              </w:rPr>
              <w:t xml:space="preserve">la </w:t>
            </w:r>
            <w:r>
              <w:rPr>
                <w:rFonts w:ascii="Century Gothic" w:hAnsi="Century Gothic"/>
                <w:sz w:val="20"/>
                <w:szCs w:val="20"/>
                <w:lang w:val="es-MX"/>
              </w:rPr>
              <w:t xml:space="preserve">canasta </w:t>
            </w:r>
            <w:r w:rsidR="00B90E08">
              <w:rPr>
                <w:rFonts w:ascii="Century Gothic" w:hAnsi="Century Gothic"/>
                <w:sz w:val="20"/>
                <w:szCs w:val="20"/>
                <w:lang w:val="es-MX"/>
              </w:rPr>
              <w:t>para la respectiva cotización</w:t>
            </w:r>
            <w:r>
              <w:rPr>
                <w:rFonts w:ascii="Century Gothic" w:hAnsi="Century Gothic"/>
                <w:sz w:val="20"/>
                <w:szCs w:val="20"/>
                <w:lang w:val="es-MX"/>
              </w:rPr>
              <w:t xml:space="preserve">. </w:t>
            </w:r>
            <w:r w:rsidR="00B90E08">
              <w:rPr>
                <w:rFonts w:ascii="Century Gothic" w:hAnsi="Century Gothic"/>
                <w:sz w:val="20"/>
                <w:szCs w:val="20"/>
                <w:lang w:val="es-MX"/>
              </w:rPr>
              <w:t xml:space="preserve">En consecuencia,  para </w:t>
            </w:r>
            <w:r>
              <w:rPr>
                <w:rFonts w:ascii="Century Gothic" w:hAnsi="Century Gothic"/>
                <w:sz w:val="20"/>
                <w:szCs w:val="20"/>
                <w:lang w:val="es-MX"/>
              </w:rPr>
              <w:t>realizar una muestra probabilística se necesita un marco (universo)</w:t>
            </w:r>
            <w:r w:rsidR="00AE320A">
              <w:rPr>
                <w:rFonts w:ascii="Century Gothic" w:hAnsi="Century Gothic"/>
                <w:sz w:val="20"/>
                <w:szCs w:val="20"/>
                <w:lang w:val="es-MX"/>
              </w:rPr>
              <w:t>.</w:t>
            </w:r>
            <w:r w:rsidR="00B90E08">
              <w:rPr>
                <w:rFonts w:ascii="Century Gothic" w:hAnsi="Century Gothic"/>
                <w:sz w:val="20"/>
                <w:szCs w:val="20"/>
                <w:lang w:val="es-MX"/>
              </w:rPr>
              <w:t xml:space="preserve"> Si todos los productos de la canasta del IPP van a ser muestreados</w:t>
            </w:r>
            <w:r w:rsidR="00AE320A">
              <w:rPr>
                <w:rFonts w:ascii="Century Gothic" w:hAnsi="Century Gothic"/>
                <w:sz w:val="20"/>
                <w:szCs w:val="20"/>
                <w:lang w:val="es-MX"/>
              </w:rPr>
              <w:t xml:space="preserve"> se necesita</w:t>
            </w:r>
            <w:r w:rsidR="000411DF">
              <w:rPr>
                <w:rFonts w:ascii="Century Gothic" w:hAnsi="Century Gothic"/>
                <w:sz w:val="20"/>
                <w:szCs w:val="20"/>
                <w:lang w:val="es-MX"/>
              </w:rPr>
              <w:t>n</w:t>
            </w:r>
            <w:r w:rsidR="00E23344">
              <w:rPr>
                <w:rFonts w:ascii="Century Gothic" w:hAnsi="Century Gothic"/>
                <w:sz w:val="20"/>
                <w:szCs w:val="20"/>
                <w:lang w:val="es-MX"/>
              </w:rPr>
              <w:t xml:space="preserve"> 523 muestras y un marco</w:t>
            </w:r>
            <w:r w:rsidR="00CB06AB">
              <w:rPr>
                <w:rFonts w:ascii="Century Gothic" w:hAnsi="Century Gothic"/>
                <w:sz w:val="20"/>
                <w:szCs w:val="20"/>
                <w:lang w:val="es-MX"/>
              </w:rPr>
              <w:t xml:space="preserve"> (universo).</w:t>
            </w:r>
          </w:p>
          <w:p w14:paraId="0FC732CE" w14:textId="225DE2F6" w:rsidR="006E35FF" w:rsidRDefault="006E35FF" w:rsidP="00D8227C">
            <w:pPr>
              <w:spacing w:before="240"/>
              <w:jc w:val="both"/>
              <w:rPr>
                <w:rFonts w:ascii="Century Gothic" w:hAnsi="Century Gothic"/>
                <w:sz w:val="20"/>
                <w:szCs w:val="20"/>
                <w:lang w:val="es-MX"/>
              </w:rPr>
            </w:pPr>
            <w:r>
              <w:rPr>
                <w:rFonts w:ascii="Century Gothic" w:hAnsi="Century Gothic"/>
                <w:sz w:val="20"/>
                <w:szCs w:val="20"/>
                <w:lang w:val="es-MX"/>
              </w:rPr>
              <w:t>Sin embargo</w:t>
            </w:r>
            <w:r w:rsidR="00644488">
              <w:rPr>
                <w:rFonts w:ascii="Century Gothic" w:hAnsi="Century Gothic"/>
                <w:sz w:val="20"/>
                <w:szCs w:val="20"/>
                <w:lang w:val="es-MX"/>
              </w:rPr>
              <w:t>, se debe de considerar las particularidades de</w:t>
            </w:r>
            <w:r>
              <w:rPr>
                <w:rFonts w:ascii="Century Gothic" w:hAnsi="Century Gothic"/>
                <w:sz w:val="20"/>
                <w:szCs w:val="20"/>
                <w:lang w:val="es-MX"/>
              </w:rPr>
              <w:t xml:space="preserve"> los</w:t>
            </w:r>
            <w:r w:rsidR="00644488">
              <w:rPr>
                <w:rFonts w:ascii="Century Gothic" w:hAnsi="Century Gothic"/>
                <w:sz w:val="20"/>
                <w:szCs w:val="20"/>
                <w:lang w:val="es-MX"/>
              </w:rPr>
              <w:t xml:space="preserve"> productos del sector agropecuario, </w:t>
            </w:r>
            <w:r w:rsidR="002349D4">
              <w:rPr>
                <w:rFonts w:ascii="Century Gothic" w:hAnsi="Century Gothic"/>
                <w:sz w:val="20"/>
                <w:szCs w:val="20"/>
                <w:lang w:val="es-MX"/>
              </w:rPr>
              <w:t>dado que si se investigan</w:t>
            </w:r>
            <w:r w:rsidR="00644488">
              <w:rPr>
                <w:rFonts w:ascii="Century Gothic" w:hAnsi="Century Gothic"/>
                <w:sz w:val="20"/>
                <w:szCs w:val="20"/>
                <w:lang w:val="es-MX"/>
              </w:rPr>
              <w:t xml:space="preserve"> en</w:t>
            </w:r>
            <w:r>
              <w:rPr>
                <w:rFonts w:ascii="Century Gothic" w:hAnsi="Century Gothic"/>
                <w:sz w:val="20"/>
                <w:szCs w:val="20"/>
                <w:lang w:val="es-MX"/>
              </w:rPr>
              <w:t xml:space="preserve"> centros de acopio o mercados mayoristas </w:t>
            </w:r>
            <w:r w:rsidR="00B27210">
              <w:rPr>
                <w:rFonts w:ascii="Century Gothic" w:hAnsi="Century Gothic"/>
                <w:sz w:val="20"/>
                <w:szCs w:val="20"/>
                <w:lang w:val="es-MX"/>
              </w:rPr>
              <w:t>sería</w:t>
            </w:r>
            <w:r w:rsidR="002349D4">
              <w:rPr>
                <w:rFonts w:ascii="Century Gothic" w:hAnsi="Century Gothic"/>
                <w:sz w:val="20"/>
                <w:szCs w:val="20"/>
                <w:lang w:val="es-MX"/>
              </w:rPr>
              <w:t xml:space="preserve"> un</w:t>
            </w:r>
            <w:r>
              <w:rPr>
                <w:rFonts w:ascii="Century Gothic" w:hAnsi="Century Gothic"/>
                <w:sz w:val="20"/>
                <w:szCs w:val="20"/>
                <w:lang w:val="es-MX"/>
              </w:rPr>
              <w:t xml:space="preserve"> muestreo no probabil</w:t>
            </w:r>
            <w:r w:rsidR="00DE74B3">
              <w:rPr>
                <w:rFonts w:ascii="Century Gothic" w:hAnsi="Century Gothic"/>
                <w:sz w:val="20"/>
                <w:szCs w:val="20"/>
                <w:lang w:val="es-MX"/>
              </w:rPr>
              <w:t>ístico, porque no todos los meses van a tener los mismos productos.</w:t>
            </w:r>
          </w:p>
          <w:p w14:paraId="2AA6E74B" w14:textId="48055D62" w:rsidR="00FA5564" w:rsidRDefault="00883496" w:rsidP="00D8227C">
            <w:pPr>
              <w:spacing w:before="240"/>
              <w:jc w:val="both"/>
              <w:rPr>
                <w:rFonts w:ascii="Century Gothic" w:hAnsi="Century Gothic"/>
                <w:sz w:val="20"/>
                <w:szCs w:val="20"/>
                <w:lang w:val="es-MX"/>
              </w:rPr>
            </w:pPr>
            <w:r>
              <w:rPr>
                <w:rFonts w:ascii="Century Gothic" w:hAnsi="Century Gothic"/>
                <w:sz w:val="20"/>
                <w:szCs w:val="20"/>
                <w:lang w:val="es-MX"/>
              </w:rPr>
              <w:t>Para hacer el muestreo probabilístico se tiene que encontrar un producto forzosamente dentro de la muestra, en el caso de que no se encuentre se tiene que pedi</w:t>
            </w:r>
            <w:r w:rsidR="0017526F">
              <w:rPr>
                <w:rFonts w:ascii="Century Gothic" w:hAnsi="Century Gothic"/>
                <w:sz w:val="20"/>
                <w:szCs w:val="20"/>
                <w:lang w:val="es-MX"/>
              </w:rPr>
              <w:t>r otra muestra, este proceso es muy complejo.</w:t>
            </w:r>
          </w:p>
          <w:p w14:paraId="043F2D64" w14:textId="0422FFAE" w:rsidR="00795A38" w:rsidRDefault="00D11791" w:rsidP="00D8227C">
            <w:pPr>
              <w:spacing w:before="240"/>
              <w:jc w:val="both"/>
              <w:rPr>
                <w:rFonts w:ascii="Century Gothic" w:hAnsi="Century Gothic"/>
                <w:sz w:val="20"/>
                <w:szCs w:val="20"/>
                <w:lang w:val="es-MX"/>
              </w:rPr>
            </w:pPr>
            <w:r>
              <w:rPr>
                <w:rFonts w:ascii="Century Gothic" w:hAnsi="Century Gothic"/>
                <w:sz w:val="20"/>
                <w:szCs w:val="20"/>
                <w:lang w:val="es-MX"/>
              </w:rPr>
              <w:lastRenderedPageBreak/>
              <w:t>En</w:t>
            </w:r>
            <w:r w:rsidR="008E1EFB">
              <w:rPr>
                <w:rFonts w:ascii="Century Gothic" w:hAnsi="Century Gothic"/>
                <w:sz w:val="20"/>
                <w:szCs w:val="20"/>
                <w:lang w:val="es-MX"/>
              </w:rPr>
              <w:t xml:space="preserve"> el caso de manufactura</w:t>
            </w:r>
            <w:r>
              <w:rPr>
                <w:rFonts w:ascii="Century Gothic" w:hAnsi="Century Gothic"/>
                <w:sz w:val="20"/>
                <w:szCs w:val="20"/>
                <w:lang w:val="es-MX"/>
              </w:rPr>
              <w:t>,</w:t>
            </w:r>
            <w:r w:rsidR="008E1EFB">
              <w:rPr>
                <w:rFonts w:ascii="Century Gothic" w:hAnsi="Century Gothic"/>
                <w:sz w:val="20"/>
                <w:szCs w:val="20"/>
                <w:lang w:val="es-MX"/>
              </w:rPr>
              <w:t xml:space="preserve"> la muestra se debe analizar por actividad económica</w:t>
            </w:r>
            <w:r>
              <w:rPr>
                <w:rFonts w:ascii="Century Gothic" w:hAnsi="Century Gothic"/>
                <w:sz w:val="20"/>
                <w:szCs w:val="20"/>
                <w:lang w:val="es-MX"/>
              </w:rPr>
              <w:t>, dentro de cada actividad se debe investigar la lista de productos de la empresa y</w:t>
            </w:r>
            <w:r w:rsidR="008E1EFB">
              <w:rPr>
                <w:rFonts w:ascii="Century Gothic" w:hAnsi="Century Gothic"/>
                <w:sz w:val="20"/>
                <w:szCs w:val="20"/>
                <w:lang w:val="es-MX"/>
              </w:rPr>
              <w:t xml:space="preserve"> </w:t>
            </w:r>
            <w:r w:rsidR="005930F0">
              <w:rPr>
                <w:rFonts w:ascii="Century Gothic" w:hAnsi="Century Gothic"/>
                <w:sz w:val="20"/>
                <w:szCs w:val="20"/>
                <w:lang w:val="es-MX"/>
              </w:rPr>
              <w:t>proporcionarle a</w:t>
            </w:r>
            <w:r w:rsidR="008E1EFB">
              <w:rPr>
                <w:rFonts w:ascii="Century Gothic" w:hAnsi="Century Gothic"/>
                <w:sz w:val="20"/>
                <w:szCs w:val="20"/>
                <w:lang w:val="es-MX"/>
              </w:rPr>
              <w:t xml:space="preserve"> </w:t>
            </w:r>
            <w:r w:rsidR="005930F0">
              <w:rPr>
                <w:rFonts w:ascii="Century Gothic" w:hAnsi="Century Gothic"/>
                <w:sz w:val="20"/>
                <w:szCs w:val="20"/>
                <w:lang w:val="es-MX"/>
              </w:rPr>
              <w:t>DINEM</w:t>
            </w:r>
            <w:r w:rsidR="008E1EFB">
              <w:rPr>
                <w:rFonts w:ascii="Century Gothic" w:hAnsi="Century Gothic"/>
                <w:sz w:val="20"/>
                <w:szCs w:val="20"/>
                <w:lang w:val="es-MX"/>
              </w:rPr>
              <w:t xml:space="preserve"> la base</w:t>
            </w:r>
            <w:r w:rsidR="005930F0">
              <w:rPr>
                <w:rFonts w:ascii="Century Gothic" w:hAnsi="Century Gothic"/>
                <w:sz w:val="20"/>
                <w:szCs w:val="20"/>
                <w:lang w:val="es-MX"/>
              </w:rPr>
              <w:t xml:space="preserve"> de información</w:t>
            </w:r>
            <w:r w:rsidR="008E1EFB">
              <w:rPr>
                <w:rFonts w:ascii="Century Gothic" w:hAnsi="Century Gothic"/>
                <w:sz w:val="20"/>
                <w:szCs w:val="20"/>
                <w:lang w:val="es-MX"/>
              </w:rPr>
              <w:t xml:space="preserve"> y solicitar</w:t>
            </w:r>
            <w:r w:rsidR="005930F0">
              <w:rPr>
                <w:rFonts w:ascii="Century Gothic" w:hAnsi="Century Gothic"/>
                <w:sz w:val="20"/>
                <w:szCs w:val="20"/>
                <w:lang w:val="es-MX"/>
              </w:rPr>
              <w:t>le</w:t>
            </w:r>
            <w:r w:rsidR="008E1EFB">
              <w:rPr>
                <w:rFonts w:ascii="Century Gothic" w:hAnsi="Century Gothic"/>
                <w:sz w:val="20"/>
                <w:szCs w:val="20"/>
                <w:lang w:val="es-MX"/>
              </w:rPr>
              <w:t xml:space="preserve"> una</w:t>
            </w:r>
            <w:r w:rsidR="005930F0">
              <w:rPr>
                <w:rFonts w:ascii="Century Gothic" w:hAnsi="Century Gothic"/>
                <w:sz w:val="20"/>
                <w:szCs w:val="20"/>
                <w:lang w:val="es-MX"/>
              </w:rPr>
              <w:t xml:space="preserve"> nueva</w:t>
            </w:r>
            <w:r w:rsidR="008E1EFB">
              <w:rPr>
                <w:rFonts w:ascii="Century Gothic" w:hAnsi="Century Gothic"/>
                <w:sz w:val="20"/>
                <w:szCs w:val="20"/>
                <w:lang w:val="es-MX"/>
              </w:rPr>
              <w:t xml:space="preserve"> muestra.</w:t>
            </w:r>
          </w:p>
          <w:p w14:paraId="02D33067" w14:textId="7E161FB0" w:rsidR="00795A38" w:rsidRPr="00D46C23" w:rsidRDefault="00795A38" w:rsidP="00D8227C">
            <w:pPr>
              <w:spacing w:before="240"/>
              <w:jc w:val="both"/>
              <w:rPr>
                <w:rFonts w:ascii="Century Gothic" w:hAnsi="Century Gothic"/>
                <w:sz w:val="20"/>
                <w:szCs w:val="20"/>
                <w:lang w:val="es-MX"/>
              </w:rPr>
            </w:pPr>
          </w:p>
        </w:tc>
        <w:tc>
          <w:tcPr>
            <w:tcW w:w="7938" w:type="dxa"/>
            <w:tcBorders>
              <w:top w:val="single" w:sz="4" w:space="0" w:color="auto"/>
              <w:left w:val="single" w:sz="4" w:space="0" w:color="auto"/>
              <w:bottom w:val="single" w:sz="4" w:space="0" w:color="auto"/>
              <w:right w:val="single" w:sz="4" w:space="0" w:color="auto"/>
            </w:tcBorders>
          </w:tcPr>
          <w:p w14:paraId="69F3127A" w14:textId="141CF7B3" w:rsidR="00925890" w:rsidRPr="002063FD" w:rsidRDefault="00B90E08" w:rsidP="00925890">
            <w:pPr>
              <w:spacing w:before="240"/>
              <w:jc w:val="both"/>
              <w:rPr>
                <w:rFonts w:ascii="Century Gothic" w:hAnsi="Century Gothic"/>
                <w:sz w:val="20"/>
                <w:szCs w:val="20"/>
                <w:lang w:val="es-MX"/>
              </w:rPr>
            </w:pPr>
            <w:r>
              <w:rPr>
                <w:rFonts w:ascii="Century Gothic" w:hAnsi="Century Gothic"/>
                <w:sz w:val="20"/>
                <w:szCs w:val="20"/>
              </w:rPr>
              <w:lastRenderedPageBreak/>
              <w:t xml:space="preserve">Es correcto, se puede </w:t>
            </w:r>
            <w:r w:rsidR="00194F5D">
              <w:rPr>
                <w:rFonts w:ascii="Century Gothic" w:hAnsi="Century Gothic"/>
                <w:sz w:val="20"/>
                <w:szCs w:val="20"/>
              </w:rPr>
              <w:t>presentar disminución</w:t>
            </w:r>
            <w:r w:rsidR="00925890">
              <w:rPr>
                <w:rFonts w:ascii="Century Gothic" w:hAnsi="Century Gothic"/>
                <w:sz w:val="20"/>
                <w:szCs w:val="20"/>
              </w:rPr>
              <w:t xml:space="preserve"> </w:t>
            </w:r>
            <w:r>
              <w:rPr>
                <w:rFonts w:ascii="Century Gothic" w:hAnsi="Century Gothic"/>
                <w:sz w:val="20"/>
                <w:szCs w:val="20"/>
              </w:rPr>
              <w:t>de los productos de la canasta de 523 a 480 luego de la investigación en campo</w:t>
            </w:r>
            <w:r w:rsidR="00925890">
              <w:rPr>
                <w:rFonts w:ascii="Century Gothic" w:hAnsi="Century Gothic"/>
                <w:sz w:val="20"/>
                <w:szCs w:val="20"/>
                <w:lang w:val="es-MX"/>
              </w:rPr>
              <w:t xml:space="preserve">; </w:t>
            </w:r>
            <w:r>
              <w:rPr>
                <w:rFonts w:ascii="Century Gothic" w:hAnsi="Century Gothic"/>
                <w:sz w:val="20"/>
                <w:szCs w:val="20"/>
                <w:lang w:val="es-MX"/>
              </w:rPr>
              <w:t>es importante considerar que,</w:t>
            </w:r>
            <w:r w:rsidR="00925890">
              <w:rPr>
                <w:rFonts w:ascii="Century Gothic" w:hAnsi="Century Gothic"/>
                <w:sz w:val="20"/>
                <w:szCs w:val="20"/>
                <w:lang w:val="es-MX"/>
              </w:rPr>
              <w:t xml:space="preserve"> si la canasta tiene la ponderación para los 523 productos, la suma de la ponderación de los 52 productos que salen de la canasta se debe distribuir en los productos que si son parte de la canasta.  </w:t>
            </w:r>
            <w:r w:rsidR="00A611F1" w:rsidRPr="002063FD">
              <w:rPr>
                <w:rFonts w:ascii="Century Gothic" w:hAnsi="Century Gothic"/>
                <w:sz w:val="20"/>
                <w:szCs w:val="20"/>
                <w:lang w:val="es-MX"/>
              </w:rPr>
              <w:t>La sugerencia es que incluyan todos los posibles</w:t>
            </w:r>
            <w:r w:rsidR="0027556A" w:rsidRPr="002063FD">
              <w:rPr>
                <w:rFonts w:ascii="Century Gothic" w:hAnsi="Century Gothic"/>
                <w:sz w:val="20"/>
                <w:szCs w:val="20"/>
                <w:lang w:val="es-MX"/>
              </w:rPr>
              <w:t xml:space="preserve"> productos (bienes y servicios)</w:t>
            </w:r>
            <w:r w:rsidR="00A611F1" w:rsidRPr="002063FD">
              <w:rPr>
                <w:rFonts w:ascii="Century Gothic" w:hAnsi="Century Gothic"/>
                <w:sz w:val="20"/>
                <w:szCs w:val="20"/>
                <w:lang w:val="es-MX"/>
              </w:rPr>
              <w:t xml:space="preserve">, solo el problema presupuestal será </w:t>
            </w:r>
            <w:r w:rsidR="00194F5D" w:rsidRPr="002063FD">
              <w:rPr>
                <w:rFonts w:ascii="Century Gothic" w:hAnsi="Century Gothic"/>
                <w:sz w:val="20"/>
                <w:szCs w:val="20"/>
                <w:lang w:val="es-MX"/>
              </w:rPr>
              <w:t>el que de las restricciones correspondientes</w:t>
            </w:r>
            <w:r w:rsidR="004E66EE" w:rsidRPr="002063FD">
              <w:rPr>
                <w:rFonts w:ascii="Century Gothic" w:hAnsi="Century Gothic"/>
                <w:sz w:val="20"/>
                <w:szCs w:val="20"/>
                <w:lang w:val="es-MX"/>
              </w:rPr>
              <w:t xml:space="preserve"> y otro será que no </w:t>
            </w:r>
            <w:r w:rsidR="00226D89" w:rsidRPr="002063FD">
              <w:rPr>
                <w:rFonts w:ascii="Century Gothic" w:hAnsi="Century Gothic"/>
                <w:sz w:val="20"/>
                <w:szCs w:val="20"/>
                <w:lang w:val="es-MX"/>
              </w:rPr>
              <w:t>sea factible conseguir cotizaciones</w:t>
            </w:r>
            <w:r w:rsidR="00194F5D" w:rsidRPr="002063FD">
              <w:rPr>
                <w:rFonts w:ascii="Century Gothic" w:hAnsi="Century Gothic"/>
                <w:sz w:val="20"/>
                <w:szCs w:val="20"/>
                <w:lang w:val="es-MX"/>
              </w:rPr>
              <w:t>.</w:t>
            </w:r>
          </w:p>
          <w:p w14:paraId="32A3D540" w14:textId="74A3FFFE" w:rsidR="000D62FE" w:rsidRPr="002063FD" w:rsidRDefault="003E7F87" w:rsidP="00925890">
            <w:pPr>
              <w:spacing w:before="240"/>
              <w:jc w:val="both"/>
              <w:rPr>
                <w:rFonts w:ascii="Century Gothic" w:hAnsi="Century Gothic"/>
                <w:sz w:val="20"/>
                <w:szCs w:val="20"/>
                <w:lang w:val="es-MX"/>
              </w:rPr>
            </w:pPr>
            <w:r w:rsidRPr="002063FD">
              <w:rPr>
                <w:rFonts w:ascii="Century Gothic" w:hAnsi="Century Gothic"/>
                <w:sz w:val="20"/>
                <w:szCs w:val="20"/>
                <w:lang w:val="es-MX"/>
              </w:rPr>
              <w:t>Ahora bien, un mismo informante puede darnos información de más de un producto, porque es productor de ellos o porque es</w:t>
            </w:r>
            <w:r w:rsidR="008F51CD" w:rsidRPr="002063FD">
              <w:rPr>
                <w:rFonts w:ascii="Century Gothic" w:hAnsi="Century Gothic"/>
                <w:sz w:val="20"/>
                <w:szCs w:val="20"/>
                <w:lang w:val="es-MX"/>
              </w:rPr>
              <w:t xml:space="preserve"> un centro de acopio de más de un producto o un rastro o un centro pesquero que tiene más de un producto </w:t>
            </w:r>
            <w:r w:rsidR="00140729" w:rsidRPr="002063FD">
              <w:rPr>
                <w:rFonts w:ascii="Century Gothic" w:hAnsi="Century Gothic"/>
                <w:sz w:val="20"/>
                <w:szCs w:val="20"/>
                <w:lang w:val="es-MX"/>
              </w:rPr>
              <w:t xml:space="preserve">producido para comercializar.  Todo lo que tiene puede caer en muestra.  La selección será de </w:t>
            </w:r>
            <w:r w:rsidR="000F5756" w:rsidRPr="002063FD">
              <w:rPr>
                <w:rFonts w:ascii="Century Gothic" w:hAnsi="Century Gothic"/>
                <w:sz w:val="20"/>
                <w:szCs w:val="20"/>
                <w:lang w:val="es-MX"/>
              </w:rPr>
              <w:t xml:space="preserve">productores, los más importantes por actividad </w:t>
            </w:r>
            <w:r w:rsidR="00381E22" w:rsidRPr="002063FD">
              <w:rPr>
                <w:rFonts w:ascii="Century Gothic" w:hAnsi="Century Gothic"/>
                <w:sz w:val="20"/>
                <w:szCs w:val="20"/>
                <w:lang w:val="es-MX"/>
              </w:rPr>
              <w:t>principal,</w:t>
            </w:r>
            <w:r w:rsidR="000F5756" w:rsidRPr="002063FD">
              <w:rPr>
                <w:rFonts w:ascii="Century Gothic" w:hAnsi="Century Gothic"/>
                <w:sz w:val="20"/>
                <w:szCs w:val="20"/>
                <w:lang w:val="es-MX"/>
              </w:rPr>
              <w:t xml:space="preserve"> pero tendrán también actividades secundarias que entran en la muestra</w:t>
            </w:r>
            <w:r w:rsidR="003D018A" w:rsidRPr="002063FD">
              <w:rPr>
                <w:rFonts w:ascii="Century Gothic" w:hAnsi="Century Gothic"/>
                <w:sz w:val="20"/>
                <w:szCs w:val="20"/>
                <w:lang w:val="es-MX"/>
              </w:rPr>
              <w:t xml:space="preserve">.  Como ha sido mencionado, </w:t>
            </w:r>
            <w:r w:rsidR="00381E22" w:rsidRPr="002063FD">
              <w:rPr>
                <w:rFonts w:ascii="Century Gothic" w:hAnsi="Century Gothic"/>
                <w:sz w:val="20"/>
                <w:szCs w:val="20"/>
                <w:lang w:val="es-MX"/>
              </w:rPr>
              <w:t>las muestras</w:t>
            </w:r>
            <w:r w:rsidR="003D018A" w:rsidRPr="002063FD">
              <w:rPr>
                <w:rFonts w:ascii="Century Gothic" w:hAnsi="Century Gothic"/>
                <w:sz w:val="20"/>
                <w:szCs w:val="20"/>
                <w:lang w:val="es-MX"/>
              </w:rPr>
              <w:t xml:space="preserve"> </w:t>
            </w:r>
            <w:r w:rsidR="00DE35EB" w:rsidRPr="002063FD">
              <w:rPr>
                <w:rFonts w:ascii="Century Gothic" w:hAnsi="Century Gothic"/>
                <w:sz w:val="20"/>
                <w:szCs w:val="20"/>
                <w:lang w:val="es-MX"/>
              </w:rPr>
              <w:t xml:space="preserve">pueden ser </w:t>
            </w:r>
            <w:r w:rsidR="003D018A" w:rsidRPr="002063FD">
              <w:rPr>
                <w:rFonts w:ascii="Century Gothic" w:hAnsi="Century Gothic"/>
                <w:sz w:val="20"/>
                <w:szCs w:val="20"/>
                <w:lang w:val="es-MX"/>
              </w:rPr>
              <w:t>no probabilísticas o</w:t>
            </w:r>
            <w:r w:rsidR="00DE35EB" w:rsidRPr="002063FD">
              <w:rPr>
                <w:rFonts w:ascii="Century Gothic" w:hAnsi="Century Gothic"/>
                <w:sz w:val="20"/>
                <w:szCs w:val="20"/>
                <w:lang w:val="es-MX"/>
              </w:rPr>
              <w:t xml:space="preserve"> probabilísticas, lo definirán ustedes con el área de muestreo y dependerá de la existencia de un marco muestral para los productos y de su presupuesto en campo, para apertura de fuentes de información y seguimiento de precios. </w:t>
            </w:r>
          </w:p>
          <w:p w14:paraId="291863C9" w14:textId="0096F5EA" w:rsidR="00925890" w:rsidRDefault="00925890">
            <w:pPr>
              <w:jc w:val="both"/>
              <w:rPr>
                <w:rFonts w:ascii="Century Gothic" w:hAnsi="Century Gothic"/>
                <w:sz w:val="20"/>
                <w:szCs w:val="20"/>
              </w:rPr>
            </w:pPr>
            <w:r>
              <w:rPr>
                <w:rFonts w:ascii="Century Gothic" w:hAnsi="Century Gothic"/>
                <w:sz w:val="20"/>
                <w:szCs w:val="20"/>
              </w:rPr>
              <w:t xml:space="preserve"> </w:t>
            </w:r>
          </w:p>
          <w:p w14:paraId="69BBDD84" w14:textId="5F3F03B0" w:rsidR="00CC2D0E" w:rsidRDefault="00A53629">
            <w:pPr>
              <w:jc w:val="both"/>
              <w:rPr>
                <w:rFonts w:ascii="Century Gothic" w:hAnsi="Century Gothic"/>
                <w:sz w:val="20"/>
                <w:szCs w:val="20"/>
              </w:rPr>
            </w:pPr>
            <w:r>
              <w:rPr>
                <w:rFonts w:ascii="Century Gothic" w:hAnsi="Century Gothic"/>
                <w:sz w:val="20"/>
                <w:szCs w:val="20"/>
              </w:rPr>
              <w:t>El FMI recalca la importancia de definir los tiempos y los alcances reales del proyecto CAB-SIPP, ya que es muy complejo el proceso de investigar en paralelo un IPP oficial y un IPP con cambio de año base.</w:t>
            </w:r>
            <w:r w:rsidR="00B40986">
              <w:rPr>
                <w:rFonts w:ascii="Century Gothic" w:hAnsi="Century Gothic"/>
                <w:sz w:val="20"/>
                <w:szCs w:val="20"/>
              </w:rPr>
              <w:t xml:space="preserve">  </w:t>
            </w:r>
          </w:p>
          <w:p w14:paraId="66B82183" w14:textId="38ED20B0" w:rsidR="00C52436" w:rsidRPr="006A6A47" w:rsidRDefault="00C52436">
            <w:pPr>
              <w:jc w:val="both"/>
              <w:rPr>
                <w:rFonts w:ascii="Century Gothic" w:hAnsi="Century Gothic"/>
                <w:b/>
                <w:bCs/>
                <w:sz w:val="20"/>
                <w:szCs w:val="20"/>
              </w:rPr>
            </w:pPr>
          </w:p>
        </w:tc>
      </w:tr>
      <w:tr w:rsidR="00E43045" w:rsidRPr="001376BF" w14:paraId="4C1AC1E8" w14:textId="77777777" w:rsidTr="00DC6BE7">
        <w:tc>
          <w:tcPr>
            <w:tcW w:w="14737" w:type="dxa"/>
            <w:gridSpan w:val="2"/>
            <w:tcBorders>
              <w:top w:val="single" w:sz="4" w:space="0" w:color="auto"/>
              <w:left w:val="single" w:sz="4" w:space="0" w:color="auto"/>
              <w:bottom w:val="single" w:sz="4" w:space="0" w:color="auto"/>
              <w:right w:val="single" w:sz="4" w:space="0" w:color="auto"/>
            </w:tcBorders>
          </w:tcPr>
          <w:p w14:paraId="148FCD68" w14:textId="649A566A" w:rsidR="00E43045" w:rsidRPr="00DC6BE7" w:rsidRDefault="00DC6BE7">
            <w:pPr>
              <w:jc w:val="both"/>
              <w:rPr>
                <w:rFonts w:ascii="Century Gothic" w:hAnsi="Century Gothic"/>
                <w:b/>
                <w:bCs/>
                <w:sz w:val="20"/>
                <w:szCs w:val="20"/>
                <w:lang w:val="es-PE"/>
              </w:rPr>
            </w:pPr>
            <w:r w:rsidRPr="00DC6BE7">
              <w:rPr>
                <w:rFonts w:ascii="Century Gothic" w:hAnsi="Century Gothic"/>
                <w:b/>
                <w:bCs/>
                <w:sz w:val="20"/>
                <w:szCs w:val="20"/>
                <w:lang w:val="es-PE"/>
              </w:rPr>
              <w:lastRenderedPageBreak/>
              <w:t>Preguntas:</w:t>
            </w:r>
          </w:p>
          <w:p w14:paraId="6AB3414A" w14:textId="77777777" w:rsidR="00DC6BE7" w:rsidRDefault="00DC6BE7">
            <w:pPr>
              <w:jc w:val="both"/>
              <w:rPr>
                <w:rFonts w:ascii="Century Gothic" w:hAnsi="Century Gothic"/>
                <w:sz w:val="20"/>
                <w:szCs w:val="20"/>
                <w:lang w:val="es-PE"/>
              </w:rPr>
            </w:pPr>
          </w:p>
          <w:p w14:paraId="6187E288" w14:textId="3BDDA1BD" w:rsidR="005F3E42" w:rsidRDefault="00576D57" w:rsidP="005F3E42">
            <w:pPr>
              <w:jc w:val="both"/>
              <w:rPr>
                <w:rFonts w:ascii="Century Gothic" w:hAnsi="Century Gothic"/>
                <w:sz w:val="20"/>
                <w:szCs w:val="20"/>
                <w:lang w:val="es-PE"/>
              </w:rPr>
            </w:pPr>
            <w:r w:rsidRPr="00B27210">
              <w:rPr>
                <w:rFonts w:ascii="Century Gothic" w:hAnsi="Century Gothic"/>
                <w:b/>
                <w:sz w:val="20"/>
                <w:szCs w:val="20"/>
                <w:lang w:val="es-PE"/>
              </w:rPr>
              <w:t>SIPRO</w:t>
            </w:r>
            <w:r w:rsidR="009160C9" w:rsidRPr="00B27210">
              <w:rPr>
                <w:rFonts w:ascii="Century Gothic" w:hAnsi="Century Gothic"/>
                <w:b/>
                <w:sz w:val="20"/>
                <w:szCs w:val="20"/>
                <w:lang w:val="es-PE"/>
              </w:rPr>
              <w:t>:</w:t>
            </w:r>
            <w:r w:rsidR="00B27210">
              <w:rPr>
                <w:rFonts w:ascii="Century Gothic" w:hAnsi="Century Gothic"/>
                <w:sz w:val="20"/>
                <w:szCs w:val="20"/>
                <w:lang w:val="es-PE"/>
              </w:rPr>
              <w:t xml:space="preserve"> E</w:t>
            </w:r>
            <w:r>
              <w:rPr>
                <w:rFonts w:ascii="Century Gothic" w:hAnsi="Century Gothic"/>
                <w:sz w:val="20"/>
                <w:szCs w:val="20"/>
                <w:lang w:val="es-PE"/>
              </w:rPr>
              <w:t>n el IPP-DN actual</w:t>
            </w:r>
            <w:r w:rsidR="00FD605F">
              <w:rPr>
                <w:rFonts w:ascii="Century Gothic" w:hAnsi="Century Gothic"/>
                <w:sz w:val="20"/>
                <w:szCs w:val="20"/>
                <w:lang w:val="es-PE"/>
              </w:rPr>
              <w:t xml:space="preserve">, </w:t>
            </w:r>
            <w:r>
              <w:rPr>
                <w:rFonts w:ascii="Century Gothic" w:hAnsi="Century Gothic"/>
                <w:sz w:val="20"/>
                <w:szCs w:val="20"/>
                <w:lang w:val="es-PE"/>
              </w:rPr>
              <w:t>el ponderador más fuerte est</w:t>
            </w:r>
            <w:r w:rsidR="00E876D3">
              <w:rPr>
                <w:rFonts w:ascii="Century Gothic" w:hAnsi="Century Gothic"/>
                <w:sz w:val="20"/>
                <w:szCs w:val="20"/>
                <w:lang w:val="es-PE"/>
              </w:rPr>
              <w:t>á en el sector agropecuario y</w:t>
            </w:r>
            <w:r>
              <w:rPr>
                <w:rFonts w:ascii="Century Gothic" w:hAnsi="Century Gothic"/>
                <w:sz w:val="20"/>
                <w:szCs w:val="20"/>
                <w:lang w:val="es-PE"/>
              </w:rPr>
              <w:t xml:space="preserve"> </w:t>
            </w:r>
            <w:r w:rsidR="00E876D3">
              <w:rPr>
                <w:rFonts w:ascii="Century Gothic" w:hAnsi="Century Gothic"/>
                <w:sz w:val="20"/>
                <w:szCs w:val="20"/>
                <w:lang w:val="es-PE"/>
              </w:rPr>
              <w:t>en los informes de novedades de campo, de validación y archivos de publicación siempre las variacio</w:t>
            </w:r>
            <w:r w:rsidR="00FD605F">
              <w:rPr>
                <w:rFonts w:ascii="Century Gothic" w:hAnsi="Century Gothic"/>
                <w:sz w:val="20"/>
                <w:szCs w:val="20"/>
                <w:lang w:val="es-PE"/>
              </w:rPr>
              <w:t>nes más fuertes se justifican por el sector agropecuario;</w:t>
            </w:r>
            <w:r w:rsidR="00E876D3">
              <w:rPr>
                <w:rFonts w:ascii="Century Gothic" w:hAnsi="Century Gothic"/>
                <w:sz w:val="20"/>
                <w:szCs w:val="20"/>
                <w:lang w:val="es-PE"/>
              </w:rPr>
              <w:t xml:space="preserve"> ahora</w:t>
            </w:r>
            <w:r w:rsidR="00FD605F">
              <w:rPr>
                <w:rFonts w:ascii="Century Gothic" w:hAnsi="Century Gothic"/>
                <w:sz w:val="20"/>
                <w:szCs w:val="20"/>
                <w:lang w:val="es-PE"/>
              </w:rPr>
              <w:t>,</w:t>
            </w:r>
            <w:r w:rsidR="00E876D3">
              <w:rPr>
                <w:rFonts w:ascii="Century Gothic" w:hAnsi="Century Gothic"/>
                <w:sz w:val="20"/>
                <w:szCs w:val="20"/>
                <w:lang w:val="es-PE"/>
              </w:rPr>
              <w:t xml:space="preserve"> en el nuevo IPP</w:t>
            </w:r>
            <w:r w:rsidR="001E044C">
              <w:rPr>
                <w:rFonts w:ascii="Century Gothic" w:hAnsi="Century Gothic"/>
                <w:sz w:val="20"/>
                <w:szCs w:val="20"/>
                <w:lang w:val="es-PE"/>
              </w:rPr>
              <w:t xml:space="preserve"> al incorporarse el sector servicios, este va a </w:t>
            </w:r>
            <w:r w:rsidR="00F3788F" w:rsidRPr="002063FD">
              <w:rPr>
                <w:rFonts w:ascii="Century Gothic" w:hAnsi="Century Gothic"/>
                <w:sz w:val="20"/>
                <w:szCs w:val="20"/>
                <w:lang w:val="es-PE"/>
              </w:rPr>
              <w:t>ser</w:t>
            </w:r>
            <w:r w:rsidR="00F3788F" w:rsidRPr="00F3788F">
              <w:rPr>
                <w:rFonts w:ascii="Century Gothic" w:hAnsi="Century Gothic"/>
                <w:color w:val="2F5496" w:themeColor="accent1" w:themeShade="BF"/>
                <w:sz w:val="20"/>
                <w:szCs w:val="20"/>
                <w:lang w:val="es-PE"/>
              </w:rPr>
              <w:t xml:space="preserve"> </w:t>
            </w:r>
            <w:r w:rsidR="001E044C">
              <w:rPr>
                <w:rFonts w:ascii="Century Gothic" w:hAnsi="Century Gothic"/>
                <w:sz w:val="20"/>
                <w:szCs w:val="20"/>
                <w:lang w:val="es-PE"/>
              </w:rPr>
              <w:t>el de mayor ponderación</w:t>
            </w:r>
            <w:r w:rsidR="00FD605F">
              <w:rPr>
                <w:rFonts w:ascii="Century Gothic" w:hAnsi="Century Gothic"/>
                <w:sz w:val="20"/>
                <w:szCs w:val="20"/>
                <w:lang w:val="es-PE"/>
              </w:rPr>
              <w:t>;</w:t>
            </w:r>
            <w:r w:rsidR="00542A84">
              <w:rPr>
                <w:rFonts w:ascii="Century Gothic" w:hAnsi="Century Gothic"/>
                <w:sz w:val="20"/>
                <w:szCs w:val="20"/>
                <w:lang w:val="es-PE"/>
              </w:rPr>
              <w:t xml:space="preserve"> entonces los productos agropecuarios</w:t>
            </w:r>
            <w:r w:rsidR="009124B7">
              <w:rPr>
                <w:rFonts w:ascii="Century Gothic" w:hAnsi="Century Gothic"/>
                <w:sz w:val="20"/>
                <w:szCs w:val="20"/>
                <w:lang w:val="es-PE"/>
              </w:rPr>
              <w:t xml:space="preserve"> ya no tendrían mucha incidencia en las variaciones del índice, </w:t>
            </w:r>
            <w:r w:rsidR="00211CD1">
              <w:rPr>
                <w:rFonts w:ascii="Century Gothic" w:hAnsi="Century Gothic"/>
                <w:sz w:val="20"/>
                <w:szCs w:val="20"/>
                <w:lang w:val="es-PE"/>
              </w:rPr>
              <w:t>¿</w:t>
            </w:r>
            <w:r w:rsidR="002063FD">
              <w:rPr>
                <w:rFonts w:ascii="Century Gothic" w:hAnsi="Century Gothic"/>
                <w:sz w:val="20"/>
                <w:szCs w:val="20"/>
                <w:lang w:val="es-PE"/>
              </w:rPr>
              <w:t>E</w:t>
            </w:r>
            <w:r w:rsidR="009124B7">
              <w:rPr>
                <w:rFonts w:ascii="Century Gothic" w:hAnsi="Century Gothic"/>
                <w:sz w:val="20"/>
                <w:szCs w:val="20"/>
                <w:lang w:val="es-PE"/>
              </w:rPr>
              <w:t>sto es correcto</w:t>
            </w:r>
            <w:r w:rsidR="009160C9">
              <w:rPr>
                <w:rFonts w:ascii="Century Gothic" w:hAnsi="Century Gothic"/>
                <w:sz w:val="20"/>
                <w:szCs w:val="20"/>
                <w:lang w:val="es-PE"/>
              </w:rPr>
              <w:t>?</w:t>
            </w:r>
          </w:p>
          <w:p w14:paraId="0827A51C" w14:textId="3DACB54D" w:rsidR="00576D57" w:rsidRDefault="005F3EE9" w:rsidP="005F3E42">
            <w:pPr>
              <w:jc w:val="both"/>
              <w:rPr>
                <w:rFonts w:ascii="Century Gothic" w:hAnsi="Century Gothic"/>
                <w:sz w:val="20"/>
                <w:szCs w:val="20"/>
                <w:lang w:val="es-PE"/>
              </w:rPr>
            </w:pPr>
            <w:r w:rsidRPr="00680A28">
              <w:rPr>
                <w:rFonts w:ascii="Century Gothic" w:hAnsi="Century Gothic"/>
                <w:b/>
                <w:sz w:val="20"/>
                <w:szCs w:val="20"/>
                <w:lang w:val="es-PE"/>
              </w:rPr>
              <w:t>FMI</w:t>
            </w:r>
            <w:r w:rsidR="009160C9" w:rsidRPr="00680A28">
              <w:rPr>
                <w:rFonts w:ascii="Century Gothic" w:hAnsi="Century Gothic"/>
                <w:b/>
                <w:sz w:val="20"/>
                <w:szCs w:val="20"/>
                <w:lang w:val="es-PE"/>
              </w:rPr>
              <w:t>:</w:t>
            </w:r>
            <w:r w:rsidR="009E7C4B">
              <w:rPr>
                <w:rFonts w:ascii="Century Gothic" w:hAnsi="Century Gothic"/>
                <w:sz w:val="20"/>
                <w:szCs w:val="20"/>
                <w:lang w:val="es-PE"/>
              </w:rPr>
              <w:t xml:space="preserve"> </w:t>
            </w:r>
            <w:r w:rsidR="009E7C4B" w:rsidRPr="00EF08F0">
              <w:rPr>
                <w:rFonts w:ascii="Century Gothic" w:hAnsi="Century Gothic"/>
                <w:sz w:val="20"/>
                <w:szCs w:val="20"/>
                <w:lang w:val="es-PE"/>
              </w:rPr>
              <w:t>Es correcto</w:t>
            </w:r>
            <w:r w:rsidR="00F3449D" w:rsidRPr="00EF08F0">
              <w:rPr>
                <w:rFonts w:ascii="Century Gothic" w:hAnsi="Century Gothic"/>
                <w:sz w:val="20"/>
                <w:szCs w:val="20"/>
                <w:lang w:val="es-PE"/>
              </w:rPr>
              <w:t xml:space="preserve"> en cuanto a la ponderación</w:t>
            </w:r>
            <w:r w:rsidR="00D9698B">
              <w:rPr>
                <w:rFonts w:ascii="Century Gothic" w:hAnsi="Century Gothic"/>
                <w:sz w:val="20"/>
                <w:szCs w:val="20"/>
                <w:lang w:val="es-PE"/>
              </w:rPr>
              <w:t>,</w:t>
            </w:r>
            <w:r w:rsidR="009E7C4B">
              <w:rPr>
                <w:rFonts w:ascii="Century Gothic" w:hAnsi="Century Gothic"/>
                <w:sz w:val="20"/>
                <w:szCs w:val="20"/>
                <w:lang w:val="es-PE"/>
              </w:rPr>
              <w:t xml:space="preserve"> </w:t>
            </w:r>
            <w:r w:rsidR="009E7C4B" w:rsidRPr="00EF08F0">
              <w:rPr>
                <w:rFonts w:ascii="Century Gothic" w:hAnsi="Century Gothic"/>
                <w:sz w:val="20"/>
                <w:szCs w:val="20"/>
                <w:lang w:val="es-PE"/>
              </w:rPr>
              <w:t>porque en los índices de precios mientras más peso tiene un sector más influye en el índice.</w:t>
            </w:r>
            <w:r w:rsidR="00F3449D" w:rsidRPr="00EF08F0">
              <w:rPr>
                <w:rFonts w:ascii="Century Gothic" w:hAnsi="Century Gothic"/>
                <w:sz w:val="20"/>
                <w:szCs w:val="20"/>
                <w:lang w:val="es-PE"/>
              </w:rPr>
              <w:t xml:space="preserve"> Lo que no es preciso es que </w:t>
            </w:r>
            <w:r w:rsidR="00B457D4" w:rsidRPr="00EF08F0">
              <w:rPr>
                <w:rFonts w:ascii="Century Gothic" w:hAnsi="Century Gothic"/>
                <w:sz w:val="20"/>
                <w:szCs w:val="20"/>
                <w:lang w:val="es-PE"/>
              </w:rPr>
              <w:t xml:space="preserve">sea el que tenga mayor impacto en la variación de precios.  Los precios de los productos agrícolas, pesqueros y pecuarios tienen por naturaleza una </w:t>
            </w:r>
            <w:r w:rsidR="003B1CE3" w:rsidRPr="00EF08F0">
              <w:rPr>
                <w:rFonts w:ascii="Century Gothic" w:hAnsi="Century Gothic"/>
                <w:sz w:val="20"/>
                <w:szCs w:val="20"/>
                <w:lang w:val="es-PE"/>
              </w:rPr>
              <w:t xml:space="preserve">alta volatilidad, lo cual se traduce en </w:t>
            </w:r>
            <w:r w:rsidR="002A7EB9" w:rsidRPr="00EF08F0">
              <w:rPr>
                <w:rFonts w:ascii="Century Gothic" w:hAnsi="Century Gothic"/>
                <w:sz w:val="20"/>
                <w:szCs w:val="20"/>
                <w:lang w:val="es-PE"/>
              </w:rPr>
              <w:t xml:space="preserve">variaciones constantes y pueden ser altas, incrementos y decrementos de precio extremos, por tanto puede ser que la influencia de los productos </w:t>
            </w:r>
            <w:r w:rsidR="008C14CA" w:rsidRPr="00EF08F0">
              <w:rPr>
                <w:rFonts w:ascii="Century Gothic" w:hAnsi="Century Gothic"/>
                <w:sz w:val="20"/>
                <w:szCs w:val="20"/>
                <w:lang w:val="es-PE"/>
              </w:rPr>
              <w:t xml:space="preserve">agropecuarios </w:t>
            </w:r>
            <w:proofErr w:type="gramStart"/>
            <w:r w:rsidR="008C14CA" w:rsidRPr="00EF08F0">
              <w:rPr>
                <w:rFonts w:ascii="Century Gothic" w:hAnsi="Century Gothic"/>
                <w:sz w:val="20"/>
                <w:szCs w:val="20"/>
                <w:lang w:val="es-PE"/>
              </w:rPr>
              <w:t>sigan</w:t>
            </w:r>
            <w:proofErr w:type="gramEnd"/>
            <w:r w:rsidR="008C14CA" w:rsidRPr="00EF08F0">
              <w:rPr>
                <w:rFonts w:ascii="Century Gothic" w:hAnsi="Century Gothic"/>
                <w:sz w:val="20"/>
                <w:szCs w:val="20"/>
                <w:lang w:val="es-PE"/>
              </w:rPr>
              <w:t xml:space="preserve"> teniendo una fuerte influencia en las variaciones de los índices del IPP</w:t>
            </w:r>
            <w:r w:rsidR="00E0781E" w:rsidRPr="00EF08F0">
              <w:rPr>
                <w:rFonts w:ascii="Century Gothic" w:hAnsi="Century Gothic"/>
                <w:sz w:val="20"/>
                <w:szCs w:val="20"/>
                <w:lang w:val="es-PE"/>
              </w:rPr>
              <w:t xml:space="preserve">.  También por naturaleza, los servicios, en general, no tienen </w:t>
            </w:r>
            <w:r w:rsidR="00854384" w:rsidRPr="00EF08F0">
              <w:rPr>
                <w:rFonts w:ascii="Century Gothic" w:hAnsi="Century Gothic"/>
                <w:sz w:val="20"/>
                <w:szCs w:val="20"/>
                <w:lang w:val="es-PE"/>
              </w:rPr>
              <w:t xml:space="preserve">variaciones explosivas como los agropecuarios, su comportamiento es más suavizado. </w:t>
            </w:r>
            <w:r w:rsidR="00532B8B" w:rsidRPr="00EF08F0">
              <w:rPr>
                <w:rFonts w:ascii="Century Gothic" w:hAnsi="Century Gothic"/>
                <w:sz w:val="20"/>
                <w:szCs w:val="20"/>
                <w:lang w:val="es-PE"/>
              </w:rPr>
              <w:t xml:space="preserve"> Un servicio que puede comportarse más agresivo son los que se refieren al turismo, dado que la oferta y demanda de temporadas vacacionales </w:t>
            </w:r>
            <w:r w:rsidR="00E257D1" w:rsidRPr="00EF08F0">
              <w:rPr>
                <w:rFonts w:ascii="Century Gothic" w:hAnsi="Century Gothic"/>
                <w:sz w:val="20"/>
                <w:szCs w:val="20"/>
                <w:lang w:val="es-PE"/>
              </w:rPr>
              <w:t xml:space="preserve">impulsan los precios en hoteles, autobuses, pasaje aéreo y paquetes turísticos. </w:t>
            </w:r>
          </w:p>
          <w:p w14:paraId="1534F0F2" w14:textId="77777777" w:rsidR="00991085" w:rsidRDefault="00991085" w:rsidP="005F3E42">
            <w:pPr>
              <w:jc w:val="both"/>
              <w:rPr>
                <w:rFonts w:ascii="Century Gothic" w:hAnsi="Century Gothic"/>
                <w:sz w:val="20"/>
                <w:szCs w:val="20"/>
                <w:lang w:val="es-PE"/>
              </w:rPr>
            </w:pPr>
          </w:p>
          <w:p w14:paraId="67E4B5AE" w14:textId="179DF5C3" w:rsidR="005F3E42" w:rsidRPr="00D46C23" w:rsidRDefault="005F3E42" w:rsidP="005F3E42">
            <w:pPr>
              <w:jc w:val="both"/>
              <w:rPr>
                <w:rFonts w:ascii="Century Gothic" w:hAnsi="Century Gothic"/>
                <w:sz w:val="20"/>
                <w:szCs w:val="20"/>
                <w:lang w:val="es-PE"/>
              </w:rPr>
            </w:pPr>
          </w:p>
        </w:tc>
      </w:tr>
      <w:tr w:rsidR="00941C25" w:rsidRPr="001376BF" w14:paraId="51C9B707" w14:textId="77777777" w:rsidTr="00941C25">
        <w:tc>
          <w:tcPr>
            <w:tcW w:w="14737"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7786FB82" w14:textId="50990920" w:rsidR="00941C25" w:rsidRPr="00941C25" w:rsidRDefault="00941C25" w:rsidP="00941C25">
            <w:pPr>
              <w:pStyle w:val="Default"/>
              <w:jc w:val="center"/>
              <w:rPr>
                <w:color w:val="FFFFFF" w:themeColor="background1"/>
                <w:sz w:val="18"/>
                <w:szCs w:val="18"/>
              </w:rPr>
            </w:pPr>
            <w:r w:rsidRPr="00941C25">
              <w:rPr>
                <w:color w:val="FFFFFF" w:themeColor="background1"/>
                <w:sz w:val="18"/>
                <w:szCs w:val="18"/>
              </w:rPr>
              <w:t>Recomendaciones del FMI al CAB-SIPP</w:t>
            </w:r>
          </w:p>
          <w:p w14:paraId="0909A348" w14:textId="5802C362" w:rsidR="00941C25" w:rsidRPr="00941C25" w:rsidRDefault="00941C25" w:rsidP="00941C25">
            <w:pPr>
              <w:pStyle w:val="Default"/>
              <w:jc w:val="both"/>
              <w:rPr>
                <w:sz w:val="18"/>
                <w:szCs w:val="18"/>
              </w:rPr>
            </w:pPr>
          </w:p>
        </w:tc>
      </w:tr>
      <w:tr w:rsidR="00E43045" w:rsidRPr="001376BF" w14:paraId="5AC29318" w14:textId="77777777" w:rsidTr="00896B8E">
        <w:tc>
          <w:tcPr>
            <w:tcW w:w="6799" w:type="dxa"/>
            <w:tcBorders>
              <w:top w:val="single" w:sz="4" w:space="0" w:color="auto"/>
              <w:left w:val="single" w:sz="4" w:space="0" w:color="auto"/>
              <w:bottom w:val="single" w:sz="4" w:space="0" w:color="auto"/>
              <w:right w:val="single" w:sz="4" w:space="0" w:color="auto"/>
            </w:tcBorders>
          </w:tcPr>
          <w:p w14:paraId="398DB820" w14:textId="4E50ABA8" w:rsidR="00E43045" w:rsidRPr="005F3E42" w:rsidRDefault="005F3E42" w:rsidP="005F3E42">
            <w:pPr>
              <w:jc w:val="center"/>
              <w:rPr>
                <w:rFonts w:ascii="Century Gothic" w:hAnsi="Century Gothic"/>
                <w:b/>
                <w:bCs/>
                <w:sz w:val="20"/>
                <w:szCs w:val="20"/>
                <w:lang w:val="es-MX"/>
              </w:rPr>
            </w:pPr>
            <w:r w:rsidRPr="005F3E42">
              <w:rPr>
                <w:rFonts w:ascii="Century Gothic" w:hAnsi="Century Gothic"/>
                <w:b/>
                <w:bCs/>
                <w:sz w:val="20"/>
                <w:szCs w:val="20"/>
                <w:lang w:val="es-MX"/>
              </w:rPr>
              <w:t>Ideas</w:t>
            </w:r>
            <w:r w:rsidR="00FE6B5C">
              <w:rPr>
                <w:rFonts w:ascii="Century Gothic" w:hAnsi="Century Gothic"/>
                <w:b/>
                <w:bCs/>
                <w:sz w:val="20"/>
                <w:szCs w:val="20"/>
                <w:lang w:val="es-MX"/>
              </w:rPr>
              <w:t xml:space="preserve"> – equipo CAB-SIPP </w:t>
            </w:r>
          </w:p>
        </w:tc>
        <w:tc>
          <w:tcPr>
            <w:tcW w:w="7938" w:type="dxa"/>
            <w:tcBorders>
              <w:top w:val="single" w:sz="4" w:space="0" w:color="auto"/>
              <w:left w:val="single" w:sz="4" w:space="0" w:color="auto"/>
              <w:bottom w:val="single" w:sz="4" w:space="0" w:color="auto"/>
              <w:right w:val="single" w:sz="4" w:space="0" w:color="auto"/>
            </w:tcBorders>
          </w:tcPr>
          <w:p w14:paraId="2562CF97" w14:textId="346D6FB6" w:rsidR="00E43045" w:rsidRPr="005F3E42" w:rsidRDefault="003B5369" w:rsidP="005F3E42">
            <w:pPr>
              <w:jc w:val="center"/>
              <w:rPr>
                <w:rFonts w:ascii="Century Gothic" w:hAnsi="Century Gothic"/>
                <w:b/>
                <w:bCs/>
                <w:sz w:val="20"/>
                <w:szCs w:val="20"/>
                <w:lang w:val="es-MX"/>
              </w:rPr>
            </w:pPr>
            <w:r>
              <w:rPr>
                <w:rFonts w:ascii="Century Gothic" w:hAnsi="Century Gothic"/>
                <w:b/>
                <w:bCs/>
                <w:sz w:val="20"/>
                <w:szCs w:val="20"/>
                <w:lang w:val="es-MX"/>
              </w:rPr>
              <w:t>Recomendaciones</w:t>
            </w:r>
            <w:r w:rsidR="005F3E42" w:rsidRPr="005F3E42">
              <w:rPr>
                <w:rFonts w:ascii="Century Gothic" w:hAnsi="Century Gothic"/>
                <w:b/>
                <w:bCs/>
                <w:sz w:val="20"/>
                <w:szCs w:val="20"/>
                <w:lang w:val="es-MX"/>
              </w:rPr>
              <w:t xml:space="preserve"> FMI</w:t>
            </w:r>
          </w:p>
        </w:tc>
      </w:tr>
      <w:tr w:rsidR="005F3E42" w:rsidRPr="001376BF" w14:paraId="075CE532" w14:textId="77777777" w:rsidTr="00896B8E">
        <w:tc>
          <w:tcPr>
            <w:tcW w:w="6799" w:type="dxa"/>
            <w:tcBorders>
              <w:top w:val="single" w:sz="4" w:space="0" w:color="auto"/>
              <w:left w:val="single" w:sz="4" w:space="0" w:color="auto"/>
              <w:bottom w:val="single" w:sz="4" w:space="0" w:color="auto"/>
              <w:right w:val="single" w:sz="4" w:space="0" w:color="auto"/>
            </w:tcBorders>
          </w:tcPr>
          <w:p w14:paraId="68676E6A" w14:textId="799165FF" w:rsidR="008A1D68" w:rsidRDefault="00BA6D88">
            <w:pPr>
              <w:spacing w:before="240"/>
              <w:jc w:val="both"/>
              <w:rPr>
                <w:rFonts w:ascii="Century Gothic" w:hAnsi="Century Gothic"/>
                <w:sz w:val="20"/>
                <w:szCs w:val="20"/>
                <w:lang w:val="es-MX"/>
              </w:rPr>
            </w:pPr>
            <w:r>
              <w:rPr>
                <w:rFonts w:ascii="Century Gothic" w:hAnsi="Century Gothic"/>
                <w:sz w:val="20"/>
                <w:szCs w:val="20"/>
                <w:lang w:val="es-MX"/>
              </w:rPr>
              <w:t xml:space="preserve">Se </w:t>
            </w:r>
            <w:r w:rsidR="008A1D68">
              <w:rPr>
                <w:rFonts w:ascii="Century Gothic" w:hAnsi="Century Gothic"/>
                <w:sz w:val="20"/>
                <w:szCs w:val="20"/>
                <w:lang w:val="es-MX"/>
              </w:rPr>
              <w:t>resume</w:t>
            </w:r>
            <w:r w:rsidR="00510F30">
              <w:rPr>
                <w:rFonts w:ascii="Century Gothic" w:hAnsi="Century Gothic"/>
                <w:sz w:val="20"/>
                <w:szCs w:val="20"/>
                <w:lang w:val="es-MX"/>
              </w:rPr>
              <w:t xml:space="preserve"> en términos generales,</w:t>
            </w:r>
            <w:r>
              <w:rPr>
                <w:rFonts w:ascii="Century Gothic" w:hAnsi="Century Gothic"/>
                <w:sz w:val="20"/>
                <w:szCs w:val="20"/>
                <w:lang w:val="es-MX"/>
              </w:rPr>
              <w:t xml:space="preserve"> los puntos tratados durante la semana de la asistencia técnica</w:t>
            </w:r>
            <w:r w:rsidR="00510F30">
              <w:rPr>
                <w:rFonts w:ascii="Century Gothic" w:hAnsi="Century Gothic"/>
                <w:sz w:val="20"/>
                <w:szCs w:val="20"/>
                <w:lang w:val="es-MX"/>
              </w:rPr>
              <w:t xml:space="preserve"> del FMI al CAB-SIPP:</w:t>
            </w:r>
          </w:p>
          <w:p w14:paraId="0F9D1D70" w14:textId="77777777" w:rsidR="00510F30" w:rsidRDefault="00510F30" w:rsidP="00510F30">
            <w:pPr>
              <w:jc w:val="both"/>
              <w:rPr>
                <w:rFonts w:ascii="Century Gothic" w:hAnsi="Century Gothic"/>
                <w:sz w:val="20"/>
                <w:szCs w:val="20"/>
                <w:lang w:val="es-MX"/>
              </w:rPr>
            </w:pPr>
          </w:p>
          <w:p w14:paraId="63C70A03" w14:textId="77777777" w:rsidR="00510F30" w:rsidRPr="00510F30" w:rsidRDefault="00510F30" w:rsidP="00510F30">
            <w:pPr>
              <w:jc w:val="both"/>
              <w:rPr>
                <w:rFonts w:ascii="Century Gothic" w:hAnsi="Century Gothic"/>
                <w:b/>
                <w:sz w:val="20"/>
                <w:szCs w:val="20"/>
                <w:lang w:val="es-MX"/>
              </w:rPr>
            </w:pPr>
            <w:r w:rsidRPr="00510F30">
              <w:rPr>
                <w:rFonts w:ascii="Century Gothic" w:hAnsi="Century Gothic"/>
                <w:b/>
                <w:sz w:val="20"/>
                <w:szCs w:val="20"/>
                <w:lang w:val="es-MX"/>
              </w:rPr>
              <w:t xml:space="preserve">Día 1: </w:t>
            </w:r>
          </w:p>
          <w:p w14:paraId="216A8029" w14:textId="65D80721" w:rsidR="008A1D68" w:rsidRDefault="00510F30" w:rsidP="00510F30">
            <w:pPr>
              <w:pStyle w:val="Prrafodelista"/>
              <w:numPr>
                <w:ilvl w:val="0"/>
                <w:numId w:val="6"/>
              </w:numPr>
              <w:jc w:val="both"/>
              <w:rPr>
                <w:rFonts w:ascii="Century Gothic" w:hAnsi="Century Gothic"/>
                <w:sz w:val="20"/>
                <w:szCs w:val="20"/>
                <w:lang w:val="es-MX"/>
              </w:rPr>
            </w:pPr>
            <w:r w:rsidRPr="00510F30">
              <w:rPr>
                <w:rFonts w:ascii="Century Gothic" w:hAnsi="Century Gothic"/>
                <w:sz w:val="20"/>
                <w:szCs w:val="20"/>
                <w:lang w:val="es-MX"/>
              </w:rPr>
              <w:t>Presentación del IPP en producción al 2023.</w:t>
            </w:r>
          </w:p>
          <w:p w14:paraId="3E15A211" w14:textId="77777777" w:rsidR="00510F30" w:rsidRPr="00510F30" w:rsidRDefault="00510F30" w:rsidP="00510F30">
            <w:pPr>
              <w:pStyle w:val="Prrafodelista"/>
              <w:jc w:val="both"/>
              <w:rPr>
                <w:rFonts w:ascii="Century Gothic" w:hAnsi="Century Gothic"/>
                <w:sz w:val="20"/>
                <w:szCs w:val="20"/>
                <w:lang w:val="es-MX"/>
              </w:rPr>
            </w:pPr>
          </w:p>
          <w:p w14:paraId="1867A255" w14:textId="77777777" w:rsidR="00510F30" w:rsidRPr="00510F30" w:rsidRDefault="00510F30" w:rsidP="00510F30">
            <w:pPr>
              <w:jc w:val="both"/>
              <w:rPr>
                <w:rFonts w:ascii="Century Gothic" w:hAnsi="Century Gothic"/>
                <w:b/>
                <w:sz w:val="20"/>
                <w:szCs w:val="20"/>
                <w:lang w:val="es-MX"/>
              </w:rPr>
            </w:pPr>
            <w:r w:rsidRPr="00510F30">
              <w:rPr>
                <w:rFonts w:ascii="Century Gothic" w:hAnsi="Century Gothic"/>
                <w:b/>
                <w:sz w:val="20"/>
                <w:szCs w:val="20"/>
                <w:lang w:val="es-MX"/>
              </w:rPr>
              <w:t xml:space="preserve">Día 2: </w:t>
            </w:r>
          </w:p>
          <w:p w14:paraId="73DC7A6C" w14:textId="5ACB446F" w:rsidR="00510F30" w:rsidRPr="00510F30" w:rsidRDefault="00510F30" w:rsidP="00510F30">
            <w:pPr>
              <w:pStyle w:val="Prrafodelista"/>
              <w:numPr>
                <w:ilvl w:val="0"/>
                <w:numId w:val="5"/>
              </w:numPr>
              <w:jc w:val="both"/>
              <w:rPr>
                <w:rFonts w:ascii="Century Gothic" w:hAnsi="Century Gothic"/>
                <w:sz w:val="20"/>
                <w:szCs w:val="20"/>
                <w:lang w:val="es-MX"/>
              </w:rPr>
            </w:pPr>
            <w:r w:rsidRPr="00510F30">
              <w:rPr>
                <w:rFonts w:ascii="Century Gothic" w:hAnsi="Century Gothic"/>
                <w:sz w:val="20"/>
                <w:szCs w:val="20"/>
                <w:lang w:val="es-MX"/>
              </w:rPr>
              <w:lastRenderedPageBreak/>
              <w:t>Revisión de catálogos a utilizar en el nuevo IPP; Canasta para el nuevo IPP y ponderadores.</w:t>
            </w:r>
          </w:p>
          <w:p w14:paraId="2E9A8948" w14:textId="77777777" w:rsidR="00D9698B" w:rsidRDefault="00510F30" w:rsidP="00510F30">
            <w:pPr>
              <w:pStyle w:val="Default"/>
              <w:numPr>
                <w:ilvl w:val="0"/>
                <w:numId w:val="5"/>
              </w:numPr>
              <w:jc w:val="both"/>
              <w:rPr>
                <w:rFonts w:cstheme="minorBidi"/>
                <w:color w:val="auto"/>
                <w:sz w:val="20"/>
                <w:szCs w:val="20"/>
                <w:lang w:val="es-MX"/>
              </w:rPr>
            </w:pPr>
            <w:r w:rsidRPr="00896B8E">
              <w:rPr>
                <w:rFonts w:cstheme="minorBidi"/>
                <w:color w:val="auto"/>
                <w:sz w:val="20"/>
                <w:szCs w:val="20"/>
                <w:lang w:val="es-MX"/>
              </w:rPr>
              <w:t>Revisión del marco muestral y geoestadístico por sectores económicos: Sector Agropecuario</w:t>
            </w:r>
            <w:r w:rsidR="00D9698B">
              <w:rPr>
                <w:rFonts w:cstheme="minorBidi"/>
                <w:color w:val="auto"/>
                <w:sz w:val="20"/>
                <w:szCs w:val="20"/>
                <w:lang w:val="es-MX"/>
              </w:rPr>
              <w:t>.</w:t>
            </w:r>
          </w:p>
          <w:p w14:paraId="2C26B6D7" w14:textId="32BD04A3" w:rsidR="00510F30" w:rsidRPr="00896B8E" w:rsidRDefault="00510F30" w:rsidP="00D9698B">
            <w:pPr>
              <w:pStyle w:val="Default"/>
              <w:ind w:left="720"/>
              <w:jc w:val="both"/>
              <w:rPr>
                <w:rFonts w:cstheme="minorBidi"/>
                <w:color w:val="auto"/>
                <w:sz w:val="20"/>
                <w:szCs w:val="20"/>
                <w:lang w:val="es-MX"/>
              </w:rPr>
            </w:pPr>
            <w:r w:rsidRPr="00896B8E">
              <w:rPr>
                <w:rFonts w:cstheme="minorBidi"/>
                <w:color w:val="auto"/>
                <w:sz w:val="20"/>
                <w:szCs w:val="20"/>
                <w:lang w:val="es-MX"/>
              </w:rPr>
              <w:t xml:space="preserve"> </w:t>
            </w:r>
          </w:p>
          <w:p w14:paraId="1B137B53" w14:textId="09B89668" w:rsidR="008A1D68" w:rsidRPr="00896B8E" w:rsidRDefault="00510F30">
            <w:pPr>
              <w:spacing w:before="240"/>
              <w:jc w:val="both"/>
              <w:rPr>
                <w:rFonts w:ascii="Century Gothic" w:hAnsi="Century Gothic"/>
                <w:b/>
                <w:sz w:val="20"/>
                <w:szCs w:val="20"/>
                <w:lang w:val="es-MX"/>
              </w:rPr>
            </w:pPr>
            <w:r w:rsidRPr="00896B8E">
              <w:rPr>
                <w:rFonts w:ascii="Century Gothic" w:hAnsi="Century Gothic"/>
                <w:b/>
                <w:sz w:val="20"/>
                <w:szCs w:val="20"/>
                <w:lang w:val="es-MX"/>
              </w:rPr>
              <w:t xml:space="preserve">Día 3: </w:t>
            </w:r>
          </w:p>
          <w:p w14:paraId="34270977" w14:textId="7A1075E5" w:rsidR="00510F30" w:rsidRPr="00896B8E" w:rsidRDefault="00510F30" w:rsidP="00510F30">
            <w:pPr>
              <w:pStyle w:val="Default"/>
              <w:numPr>
                <w:ilvl w:val="0"/>
                <w:numId w:val="7"/>
              </w:numPr>
              <w:jc w:val="both"/>
              <w:rPr>
                <w:sz w:val="20"/>
                <w:szCs w:val="20"/>
              </w:rPr>
            </w:pPr>
            <w:r w:rsidRPr="00896B8E">
              <w:rPr>
                <w:sz w:val="20"/>
                <w:szCs w:val="20"/>
              </w:rPr>
              <w:t>Marco muestral y geoestadístico por sectores económicos: Industrias y Servicios; Diseño muestral y selección de la muestra.</w:t>
            </w:r>
          </w:p>
          <w:p w14:paraId="6487C5E1" w14:textId="24F56B89" w:rsidR="00510F30" w:rsidRPr="00896B8E" w:rsidRDefault="00510F30" w:rsidP="00510F30">
            <w:pPr>
              <w:pStyle w:val="Default"/>
              <w:numPr>
                <w:ilvl w:val="0"/>
                <w:numId w:val="7"/>
              </w:numPr>
              <w:jc w:val="both"/>
              <w:rPr>
                <w:sz w:val="20"/>
                <w:szCs w:val="20"/>
              </w:rPr>
            </w:pPr>
            <w:r w:rsidRPr="00896B8E">
              <w:rPr>
                <w:sz w:val="20"/>
                <w:szCs w:val="20"/>
              </w:rPr>
              <w:t>Presentación del desarrollo del sistema Informático CAB-SIPP</w:t>
            </w:r>
          </w:p>
          <w:p w14:paraId="096EC277" w14:textId="556F39D3" w:rsidR="00510F30" w:rsidRPr="00896B8E" w:rsidRDefault="00510F30">
            <w:pPr>
              <w:spacing w:before="240"/>
              <w:jc w:val="both"/>
              <w:rPr>
                <w:rFonts w:ascii="Century Gothic" w:hAnsi="Century Gothic"/>
                <w:b/>
                <w:sz w:val="20"/>
                <w:szCs w:val="20"/>
                <w:lang w:val="es-MX"/>
              </w:rPr>
            </w:pPr>
            <w:r w:rsidRPr="00896B8E">
              <w:rPr>
                <w:rFonts w:ascii="Century Gothic" w:hAnsi="Century Gothic"/>
                <w:b/>
                <w:sz w:val="20"/>
                <w:szCs w:val="20"/>
                <w:lang w:val="es-MX"/>
              </w:rPr>
              <w:t>Día 4:</w:t>
            </w:r>
          </w:p>
          <w:p w14:paraId="5EF74795" w14:textId="7EB22F84" w:rsidR="00510F30" w:rsidRPr="00896B8E" w:rsidRDefault="00510F30" w:rsidP="00510F30">
            <w:pPr>
              <w:pStyle w:val="Prrafodelista"/>
              <w:numPr>
                <w:ilvl w:val="0"/>
                <w:numId w:val="9"/>
              </w:numPr>
              <w:spacing w:before="240"/>
              <w:jc w:val="both"/>
              <w:rPr>
                <w:rFonts w:ascii="Century Gothic" w:hAnsi="Century Gothic"/>
                <w:sz w:val="20"/>
                <w:szCs w:val="20"/>
                <w:lang w:val="es-MX"/>
              </w:rPr>
            </w:pPr>
            <w:r w:rsidRPr="00896B8E">
              <w:rPr>
                <w:rFonts w:ascii="Century Gothic" w:hAnsi="Century Gothic"/>
                <w:sz w:val="20"/>
                <w:szCs w:val="20"/>
                <w:lang w:val="es-MX"/>
              </w:rPr>
              <w:t>Revisión de la matriz de especificaciones del nuevo IPP.</w:t>
            </w:r>
          </w:p>
          <w:p w14:paraId="1BD6F3F5" w14:textId="284B2DDC" w:rsidR="00510F30" w:rsidRPr="00896B8E" w:rsidRDefault="00510F30" w:rsidP="00896B8E">
            <w:pPr>
              <w:pStyle w:val="Default"/>
              <w:numPr>
                <w:ilvl w:val="0"/>
                <w:numId w:val="8"/>
              </w:numPr>
              <w:jc w:val="both"/>
              <w:rPr>
                <w:sz w:val="20"/>
                <w:szCs w:val="20"/>
              </w:rPr>
            </w:pPr>
            <w:r w:rsidRPr="00896B8E">
              <w:rPr>
                <w:sz w:val="20"/>
                <w:szCs w:val="20"/>
              </w:rPr>
              <w:t>Fórmula para el cálculo de relativos, índices elementales y agrupaciones superiores</w:t>
            </w:r>
            <w:r w:rsidR="00896B8E">
              <w:rPr>
                <w:sz w:val="20"/>
                <w:szCs w:val="20"/>
              </w:rPr>
              <w:t>, imputaciones, sustituciones</w:t>
            </w:r>
            <w:r w:rsidR="00896B8E" w:rsidRPr="00896B8E">
              <w:rPr>
                <w:sz w:val="20"/>
                <w:szCs w:val="20"/>
              </w:rPr>
              <w:t>, reemplazos</w:t>
            </w:r>
            <w:r w:rsidRPr="00896B8E">
              <w:rPr>
                <w:sz w:val="20"/>
                <w:szCs w:val="20"/>
              </w:rPr>
              <w:t>.</w:t>
            </w:r>
          </w:p>
          <w:p w14:paraId="159748E1" w14:textId="5620CD0B" w:rsidR="00510F30" w:rsidRPr="00896B8E" w:rsidRDefault="00510F30" w:rsidP="00510F30">
            <w:pPr>
              <w:pStyle w:val="Default"/>
              <w:numPr>
                <w:ilvl w:val="0"/>
                <w:numId w:val="8"/>
              </w:numPr>
              <w:jc w:val="both"/>
              <w:rPr>
                <w:sz w:val="20"/>
                <w:szCs w:val="20"/>
              </w:rPr>
            </w:pPr>
            <w:r w:rsidRPr="00896B8E">
              <w:rPr>
                <w:sz w:val="20"/>
                <w:szCs w:val="20"/>
              </w:rPr>
              <w:t xml:space="preserve">Empalme de series históricas con el nuevo IPP. </w:t>
            </w:r>
          </w:p>
          <w:p w14:paraId="2C450B69" w14:textId="77777777" w:rsidR="00510F30" w:rsidRPr="00896B8E" w:rsidRDefault="00510F30" w:rsidP="00510F30">
            <w:pPr>
              <w:pStyle w:val="Default"/>
              <w:jc w:val="both"/>
              <w:rPr>
                <w:sz w:val="20"/>
                <w:szCs w:val="20"/>
              </w:rPr>
            </w:pPr>
          </w:p>
          <w:p w14:paraId="6FD3822D" w14:textId="31984180" w:rsidR="00510F30" w:rsidRPr="00896B8E" w:rsidRDefault="00510F30" w:rsidP="00510F30">
            <w:pPr>
              <w:pStyle w:val="Default"/>
              <w:jc w:val="both"/>
              <w:rPr>
                <w:b/>
                <w:sz w:val="20"/>
                <w:szCs w:val="20"/>
              </w:rPr>
            </w:pPr>
            <w:r w:rsidRPr="00896B8E">
              <w:rPr>
                <w:b/>
                <w:sz w:val="20"/>
                <w:szCs w:val="20"/>
              </w:rPr>
              <w:t>Día 5:</w:t>
            </w:r>
          </w:p>
          <w:p w14:paraId="391594B5" w14:textId="77777777" w:rsidR="00510F30" w:rsidRPr="00896B8E" w:rsidRDefault="00510F30" w:rsidP="00510F30">
            <w:pPr>
              <w:pStyle w:val="Default"/>
              <w:jc w:val="both"/>
              <w:rPr>
                <w:sz w:val="20"/>
                <w:szCs w:val="20"/>
              </w:rPr>
            </w:pPr>
          </w:p>
          <w:p w14:paraId="0BF6A8FE" w14:textId="1D74F6C3" w:rsidR="00510F30" w:rsidRPr="00896B8E" w:rsidRDefault="00510F30" w:rsidP="00510F30">
            <w:pPr>
              <w:pStyle w:val="Default"/>
              <w:numPr>
                <w:ilvl w:val="0"/>
                <w:numId w:val="10"/>
              </w:numPr>
              <w:jc w:val="both"/>
              <w:rPr>
                <w:sz w:val="20"/>
                <w:szCs w:val="20"/>
              </w:rPr>
            </w:pPr>
            <w:r w:rsidRPr="00896B8E">
              <w:rPr>
                <w:sz w:val="20"/>
                <w:szCs w:val="20"/>
              </w:rPr>
              <w:t xml:space="preserve">Revisión de los productos de la canasta de productos a 7 dígitos de la CPC 2.0. </w:t>
            </w:r>
          </w:p>
          <w:p w14:paraId="391EFC75" w14:textId="49BB63C3" w:rsidR="00510F30" w:rsidRPr="00896B8E" w:rsidRDefault="00896B8E" w:rsidP="00510F30">
            <w:pPr>
              <w:pStyle w:val="Default"/>
              <w:numPr>
                <w:ilvl w:val="0"/>
                <w:numId w:val="10"/>
              </w:numPr>
              <w:jc w:val="both"/>
              <w:rPr>
                <w:sz w:val="20"/>
                <w:szCs w:val="20"/>
              </w:rPr>
            </w:pPr>
            <w:r w:rsidRPr="00896B8E">
              <w:rPr>
                <w:sz w:val="20"/>
                <w:szCs w:val="20"/>
              </w:rPr>
              <w:t>Repaso de generalidades al proceso integral del CAB-SIPP</w:t>
            </w:r>
          </w:p>
          <w:p w14:paraId="17C84BE9" w14:textId="77777777" w:rsidR="00510F30" w:rsidRDefault="00510F30" w:rsidP="00896B8E">
            <w:pPr>
              <w:pStyle w:val="Default"/>
              <w:jc w:val="both"/>
              <w:rPr>
                <w:sz w:val="18"/>
                <w:szCs w:val="18"/>
              </w:rPr>
            </w:pPr>
          </w:p>
          <w:p w14:paraId="2855F83C" w14:textId="77777777" w:rsidR="00896B8E" w:rsidRDefault="00896B8E" w:rsidP="00896B8E">
            <w:pPr>
              <w:pStyle w:val="Default"/>
              <w:jc w:val="both"/>
              <w:rPr>
                <w:sz w:val="18"/>
                <w:szCs w:val="18"/>
              </w:rPr>
            </w:pPr>
          </w:p>
          <w:p w14:paraId="0520E1B4" w14:textId="4C63B66A" w:rsidR="00896B8E" w:rsidRPr="00896B8E" w:rsidRDefault="00896B8E" w:rsidP="00896B8E">
            <w:pPr>
              <w:pStyle w:val="Default"/>
              <w:jc w:val="both"/>
              <w:rPr>
                <w:sz w:val="20"/>
                <w:szCs w:val="20"/>
              </w:rPr>
            </w:pPr>
            <w:r w:rsidRPr="00896B8E">
              <w:rPr>
                <w:sz w:val="20"/>
                <w:szCs w:val="20"/>
              </w:rPr>
              <w:t xml:space="preserve">Se recalca, la importancia de aplicar varios ejercicios para la construcción del nuevo IPP; tanto con el operativo de campo y demás áreas que proporcionar apoyo al desarrollo, construcción y ejecución del proyecto; para finalmente documentar las decisiones a aplicar.  </w:t>
            </w:r>
          </w:p>
          <w:p w14:paraId="61C3A3D6" w14:textId="77777777" w:rsidR="005D6218" w:rsidRDefault="005D6218">
            <w:pPr>
              <w:spacing w:before="240"/>
              <w:jc w:val="both"/>
              <w:rPr>
                <w:rFonts w:ascii="Century Gothic" w:hAnsi="Century Gothic"/>
                <w:sz w:val="20"/>
                <w:szCs w:val="20"/>
                <w:lang w:val="es-MX"/>
              </w:rPr>
            </w:pPr>
          </w:p>
          <w:p w14:paraId="29713252" w14:textId="77777777" w:rsidR="005D6218" w:rsidRDefault="005D6218">
            <w:pPr>
              <w:spacing w:before="240"/>
              <w:jc w:val="both"/>
              <w:rPr>
                <w:rFonts w:ascii="Century Gothic" w:hAnsi="Century Gothic"/>
                <w:sz w:val="20"/>
                <w:szCs w:val="20"/>
                <w:lang w:val="es-MX"/>
              </w:rPr>
            </w:pPr>
          </w:p>
          <w:p w14:paraId="185CBEC2" w14:textId="0D866B09" w:rsidR="005D6218" w:rsidRPr="00924BA8" w:rsidRDefault="005D6218">
            <w:pPr>
              <w:spacing w:before="240"/>
              <w:jc w:val="both"/>
              <w:rPr>
                <w:rFonts w:ascii="Century Gothic" w:hAnsi="Century Gothic"/>
                <w:sz w:val="20"/>
                <w:szCs w:val="20"/>
                <w:lang w:val="es-MX"/>
              </w:rPr>
            </w:pPr>
          </w:p>
        </w:tc>
        <w:tc>
          <w:tcPr>
            <w:tcW w:w="7938" w:type="dxa"/>
            <w:tcBorders>
              <w:top w:val="single" w:sz="4" w:space="0" w:color="auto"/>
              <w:left w:val="single" w:sz="4" w:space="0" w:color="auto"/>
              <w:bottom w:val="single" w:sz="4" w:space="0" w:color="auto"/>
              <w:right w:val="single" w:sz="4" w:space="0" w:color="auto"/>
            </w:tcBorders>
          </w:tcPr>
          <w:p w14:paraId="010CF35E" w14:textId="75EBCBD0" w:rsidR="00BA6D88" w:rsidRPr="008A1D68" w:rsidRDefault="00BA6D88" w:rsidP="00510F30">
            <w:pPr>
              <w:pStyle w:val="Prrafodelista"/>
              <w:numPr>
                <w:ilvl w:val="0"/>
                <w:numId w:val="4"/>
              </w:numPr>
              <w:spacing w:before="240"/>
              <w:ind w:left="34" w:hanging="142"/>
              <w:jc w:val="both"/>
              <w:rPr>
                <w:rFonts w:ascii="Century Gothic" w:hAnsi="Century Gothic"/>
                <w:sz w:val="20"/>
                <w:szCs w:val="20"/>
                <w:lang w:val="es-MX"/>
              </w:rPr>
            </w:pPr>
            <w:r w:rsidRPr="008A1D68">
              <w:rPr>
                <w:rFonts w:ascii="Century Gothic" w:hAnsi="Century Gothic"/>
                <w:sz w:val="20"/>
                <w:szCs w:val="20"/>
                <w:lang w:val="es-MX"/>
              </w:rPr>
              <w:lastRenderedPageBreak/>
              <w:t xml:space="preserve">Se recuerda que es importante definir si se va a usar un año base 2024=100 o un mes base dic 2024=100. Se debe tomar en cuenta también la inclusión de nuevos productos, la eliminación de productos, la fusión de productos y la separación de </w:t>
            </w:r>
            <w:r w:rsidR="00E40C41">
              <w:rPr>
                <w:rFonts w:ascii="Century Gothic" w:hAnsi="Century Gothic"/>
                <w:sz w:val="20"/>
                <w:szCs w:val="20"/>
                <w:lang w:val="es-MX"/>
              </w:rPr>
              <w:t>estos</w:t>
            </w:r>
            <w:r w:rsidRPr="008A1D68">
              <w:rPr>
                <w:rFonts w:ascii="Century Gothic" w:hAnsi="Century Gothic"/>
                <w:sz w:val="20"/>
                <w:szCs w:val="20"/>
                <w:lang w:val="es-MX"/>
              </w:rPr>
              <w:t>.</w:t>
            </w:r>
          </w:p>
          <w:p w14:paraId="292CFFBB" w14:textId="77777777" w:rsidR="003B5369" w:rsidRDefault="008A1D68" w:rsidP="00510F30">
            <w:pPr>
              <w:pStyle w:val="Prrafodelista"/>
              <w:numPr>
                <w:ilvl w:val="0"/>
                <w:numId w:val="4"/>
              </w:numPr>
              <w:spacing w:before="240"/>
              <w:ind w:left="34" w:hanging="142"/>
              <w:jc w:val="both"/>
              <w:rPr>
                <w:rFonts w:ascii="Century Gothic" w:hAnsi="Century Gothic"/>
                <w:sz w:val="20"/>
                <w:szCs w:val="20"/>
                <w:lang w:val="es-MX"/>
              </w:rPr>
            </w:pPr>
            <w:r>
              <w:rPr>
                <w:rFonts w:ascii="Century Gothic" w:hAnsi="Century Gothic"/>
                <w:sz w:val="20"/>
                <w:szCs w:val="20"/>
                <w:lang w:val="es-MX"/>
              </w:rPr>
              <w:t xml:space="preserve">Para el tratamiento de </w:t>
            </w:r>
            <w:proofErr w:type="spellStart"/>
            <w:r>
              <w:rPr>
                <w:rFonts w:ascii="Century Gothic" w:hAnsi="Century Gothic"/>
                <w:sz w:val="20"/>
                <w:szCs w:val="20"/>
                <w:lang w:val="es-MX"/>
              </w:rPr>
              <w:t>missing</w:t>
            </w:r>
            <w:proofErr w:type="spellEnd"/>
            <w:r>
              <w:rPr>
                <w:rFonts w:ascii="Century Gothic" w:hAnsi="Century Gothic"/>
                <w:sz w:val="20"/>
                <w:szCs w:val="20"/>
                <w:lang w:val="es-MX"/>
              </w:rPr>
              <w:t xml:space="preserve"> </w:t>
            </w:r>
            <w:proofErr w:type="spellStart"/>
            <w:r>
              <w:rPr>
                <w:rFonts w:ascii="Century Gothic" w:hAnsi="Century Gothic"/>
                <w:sz w:val="20"/>
                <w:szCs w:val="20"/>
                <w:lang w:val="es-MX"/>
              </w:rPr>
              <w:t>values</w:t>
            </w:r>
            <w:proofErr w:type="spellEnd"/>
            <w:r w:rsidR="00BA6D88" w:rsidRPr="008A1D68">
              <w:rPr>
                <w:rFonts w:ascii="Century Gothic" w:hAnsi="Century Gothic"/>
                <w:sz w:val="20"/>
                <w:szCs w:val="20"/>
                <w:lang w:val="es-MX"/>
              </w:rPr>
              <w:t xml:space="preserve"> y la imputación, se deben definir métodos adecuados de imputación tratando de tener la mayor cantidad de cotizaciones.</w:t>
            </w:r>
          </w:p>
          <w:p w14:paraId="4AA77FF3" w14:textId="3E5B6F37" w:rsidR="004635BF" w:rsidRPr="003B5369" w:rsidRDefault="004635BF" w:rsidP="00510F30">
            <w:pPr>
              <w:pStyle w:val="Prrafodelista"/>
              <w:numPr>
                <w:ilvl w:val="0"/>
                <w:numId w:val="4"/>
              </w:numPr>
              <w:spacing w:before="240"/>
              <w:ind w:left="34" w:hanging="142"/>
              <w:jc w:val="both"/>
              <w:rPr>
                <w:rFonts w:ascii="Century Gothic" w:hAnsi="Century Gothic"/>
                <w:sz w:val="20"/>
                <w:szCs w:val="20"/>
                <w:lang w:val="es-MX"/>
              </w:rPr>
            </w:pPr>
            <w:r w:rsidRPr="003B5369">
              <w:rPr>
                <w:rFonts w:ascii="Century Gothic" w:hAnsi="Century Gothic"/>
                <w:sz w:val="20"/>
                <w:szCs w:val="20"/>
                <w:lang w:val="es-MX"/>
              </w:rPr>
              <w:lastRenderedPageBreak/>
              <w:t>En cuanto al cálculo de los relativos, los elementales se calculan con Jevons y por producto, a menos que se tengan variedades ponderadas para realizar el cálculo de los relativos desde este nivel, luego se construyen los agregados y se aplica Laspeyres de canasta fija. Se recuerda que el componente flexible no existe.</w:t>
            </w:r>
          </w:p>
          <w:p w14:paraId="727967AF" w14:textId="5D3506D3" w:rsidR="00077559" w:rsidRPr="003B5369" w:rsidRDefault="00077559" w:rsidP="00510F30">
            <w:pPr>
              <w:pStyle w:val="Prrafodelista"/>
              <w:numPr>
                <w:ilvl w:val="0"/>
                <w:numId w:val="4"/>
              </w:numPr>
              <w:spacing w:before="240"/>
              <w:ind w:left="34" w:hanging="142"/>
              <w:jc w:val="both"/>
              <w:rPr>
                <w:rFonts w:ascii="Century Gothic" w:hAnsi="Century Gothic"/>
                <w:sz w:val="20"/>
                <w:szCs w:val="20"/>
                <w:lang w:val="es-MX"/>
              </w:rPr>
            </w:pPr>
            <w:r w:rsidRPr="003B5369">
              <w:rPr>
                <w:rFonts w:ascii="Century Gothic" w:hAnsi="Century Gothic"/>
                <w:sz w:val="20"/>
                <w:szCs w:val="20"/>
                <w:lang w:val="es-MX"/>
              </w:rPr>
              <w:t>Para la publicación del nuevo IPP del CAB-SIPP se deben analizar los datos que son posible publicar tomando en cuenta las decisiones de las autoridades, ámbitos jurídicos y necesidades de los usuarios.</w:t>
            </w:r>
          </w:p>
          <w:p w14:paraId="2147B48C" w14:textId="6AC70C14" w:rsidR="004635BF" w:rsidRPr="003B5369" w:rsidRDefault="003B5369" w:rsidP="00510F30">
            <w:pPr>
              <w:pStyle w:val="Prrafodelista"/>
              <w:numPr>
                <w:ilvl w:val="0"/>
                <w:numId w:val="4"/>
              </w:numPr>
              <w:spacing w:before="240"/>
              <w:ind w:left="34" w:hanging="142"/>
              <w:jc w:val="both"/>
              <w:rPr>
                <w:rFonts w:ascii="Century Gothic" w:hAnsi="Century Gothic"/>
                <w:sz w:val="20"/>
                <w:szCs w:val="20"/>
                <w:lang w:val="es-MX"/>
              </w:rPr>
            </w:pPr>
            <w:r>
              <w:rPr>
                <w:rFonts w:ascii="Century Gothic" w:hAnsi="Century Gothic"/>
                <w:sz w:val="20"/>
                <w:szCs w:val="20"/>
                <w:lang w:val="es-MX"/>
              </w:rPr>
              <w:t>Se recomienda</w:t>
            </w:r>
            <w:r w:rsidR="00077559" w:rsidRPr="003B5369">
              <w:rPr>
                <w:rFonts w:ascii="Century Gothic" w:hAnsi="Century Gothic"/>
                <w:sz w:val="20"/>
                <w:szCs w:val="20"/>
                <w:lang w:val="es-MX"/>
              </w:rPr>
              <w:t xml:space="preserve"> crear un laboratorio de </w:t>
            </w:r>
            <w:r>
              <w:rPr>
                <w:rFonts w:ascii="Century Gothic" w:hAnsi="Century Gothic"/>
                <w:sz w:val="20"/>
                <w:szCs w:val="20"/>
                <w:lang w:val="es-MX"/>
              </w:rPr>
              <w:t>pruebas del nuevo IPP, a fin de desarrollar</w:t>
            </w:r>
            <w:r w:rsidR="00884D61" w:rsidRPr="003B5369">
              <w:rPr>
                <w:rFonts w:ascii="Century Gothic" w:hAnsi="Century Gothic"/>
                <w:sz w:val="20"/>
                <w:szCs w:val="20"/>
                <w:lang w:val="es-MX"/>
              </w:rPr>
              <w:t xml:space="preserve"> un</w:t>
            </w:r>
            <w:r w:rsidR="00077559" w:rsidRPr="003B5369">
              <w:rPr>
                <w:rFonts w:ascii="Century Gothic" w:hAnsi="Century Gothic"/>
                <w:sz w:val="20"/>
                <w:szCs w:val="20"/>
                <w:lang w:val="es-MX"/>
              </w:rPr>
              <w:t xml:space="preserve"> índice experimental</w:t>
            </w:r>
            <w:r>
              <w:rPr>
                <w:rFonts w:ascii="Century Gothic" w:hAnsi="Century Gothic"/>
                <w:sz w:val="20"/>
                <w:szCs w:val="20"/>
                <w:lang w:val="es-MX"/>
              </w:rPr>
              <w:t>,</w:t>
            </w:r>
            <w:r w:rsidR="00077559" w:rsidRPr="003B5369">
              <w:rPr>
                <w:rFonts w:ascii="Century Gothic" w:hAnsi="Century Gothic"/>
                <w:sz w:val="20"/>
                <w:szCs w:val="20"/>
                <w:lang w:val="es-MX"/>
              </w:rPr>
              <w:t xml:space="preserve"> tomando la información extra de</w:t>
            </w:r>
            <w:r>
              <w:rPr>
                <w:rFonts w:ascii="Century Gothic" w:hAnsi="Century Gothic"/>
                <w:sz w:val="20"/>
                <w:szCs w:val="20"/>
                <w:lang w:val="es-MX"/>
              </w:rPr>
              <w:t xml:space="preserve"> productos adicionales o nuevos, </w:t>
            </w:r>
            <w:r w:rsidR="00077559" w:rsidRPr="003B5369">
              <w:rPr>
                <w:rFonts w:ascii="Century Gothic" w:hAnsi="Century Gothic"/>
                <w:sz w:val="20"/>
                <w:szCs w:val="20"/>
                <w:lang w:val="es-MX"/>
              </w:rPr>
              <w:t>manejando en una base distinta,</w:t>
            </w:r>
            <w:r w:rsidR="00540B2F" w:rsidRPr="003B5369">
              <w:rPr>
                <w:rFonts w:ascii="Century Gothic" w:hAnsi="Century Gothic"/>
                <w:sz w:val="20"/>
                <w:szCs w:val="20"/>
                <w:lang w:val="es-MX"/>
              </w:rPr>
              <w:t xml:space="preserve"> se debe realizar</w:t>
            </w:r>
            <w:r w:rsidR="00077559" w:rsidRPr="003B5369">
              <w:rPr>
                <w:rFonts w:ascii="Century Gothic" w:hAnsi="Century Gothic"/>
                <w:sz w:val="20"/>
                <w:szCs w:val="20"/>
                <w:lang w:val="es-MX"/>
              </w:rPr>
              <w:t xml:space="preserve"> cálculo</w:t>
            </w:r>
            <w:r w:rsidR="00540B2F" w:rsidRPr="003B5369">
              <w:rPr>
                <w:rFonts w:ascii="Century Gothic" w:hAnsi="Century Gothic"/>
                <w:sz w:val="20"/>
                <w:szCs w:val="20"/>
                <w:lang w:val="es-MX"/>
              </w:rPr>
              <w:t>s en diferentes escenarios</w:t>
            </w:r>
            <w:r w:rsidR="00077559" w:rsidRPr="003B5369">
              <w:rPr>
                <w:rFonts w:ascii="Century Gothic" w:hAnsi="Century Gothic"/>
                <w:sz w:val="20"/>
                <w:szCs w:val="20"/>
                <w:lang w:val="es-MX"/>
              </w:rPr>
              <w:t xml:space="preserve"> y este tratamiento se </w:t>
            </w:r>
            <w:r w:rsidR="00540B2F" w:rsidRPr="003B5369">
              <w:rPr>
                <w:rFonts w:ascii="Century Gothic" w:hAnsi="Century Gothic"/>
                <w:sz w:val="20"/>
                <w:szCs w:val="20"/>
                <w:lang w:val="es-MX"/>
              </w:rPr>
              <w:t>tiene que pasar</w:t>
            </w:r>
            <w:r w:rsidR="00077559" w:rsidRPr="003B5369">
              <w:rPr>
                <w:rFonts w:ascii="Century Gothic" w:hAnsi="Century Gothic"/>
                <w:sz w:val="20"/>
                <w:szCs w:val="20"/>
                <w:lang w:val="es-MX"/>
              </w:rPr>
              <w:t xml:space="preserve"> a DIRAD par</w:t>
            </w:r>
            <w:r w:rsidR="00540B2F" w:rsidRPr="003B5369">
              <w:rPr>
                <w:rFonts w:ascii="Century Gothic" w:hAnsi="Century Gothic"/>
                <w:sz w:val="20"/>
                <w:szCs w:val="20"/>
                <w:lang w:val="es-MX"/>
              </w:rPr>
              <w:t>a que visualicen el proceso y repliquen</w:t>
            </w:r>
            <w:r w:rsidR="00077559" w:rsidRPr="003B5369">
              <w:rPr>
                <w:rFonts w:ascii="Century Gothic" w:hAnsi="Century Gothic"/>
                <w:sz w:val="20"/>
                <w:szCs w:val="20"/>
                <w:lang w:val="es-MX"/>
              </w:rPr>
              <w:t xml:space="preserve"> con el índice final</w:t>
            </w:r>
            <w:r w:rsidR="00540B2F" w:rsidRPr="003B5369">
              <w:rPr>
                <w:rFonts w:ascii="Century Gothic" w:hAnsi="Century Gothic"/>
                <w:sz w:val="20"/>
                <w:szCs w:val="20"/>
                <w:lang w:val="es-MX"/>
              </w:rPr>
              <w:t xml:space="preserve"> de publicación</w:t>
            </w:r>
            <w:r w:rsidR="00077559" w:rsidRPr="003B5369">
              <w:rPr>
                <w:rFonts w:ascii="Century Gothic" w:hAnsi="Century Gothic"/>
                <w:sz w:val="20"/>
                <w:szCs w:val="20"/>
                <w:lang w:val="es-MX"/>
              </w:rPr>
              <w:t xml:space="preserve"> del CAB-SIPP.</w:t>
            </w:r>
          </w:p>
          <w:p w14:paraId="491298FB" w14:textId="286EC028" w:rsidR="00727106" w:rsidRPr="003B5369" w:rsidRDefault="00727106" w:rsidP="00510F30">
            <w:pPr>
              <w:pStyle w:val="Prrafodelista"/>
              <w:numPr>
                <w:ilvl w:val="0"/>
                <w:numId w:val="4"/>
              </w:numPr>
              <w:spacing w:before="240"/>
              <w:ind w:left="34" w:hanging="142"/>
              <w:jc w:val="both"/>
              <w:rPr>
                <w:rFonts w:ascii="Century Gothic" w:hAnsi="Century Gothic"/>
                <w:sz w:val="20"/>
                <w:szCs w:val="20"/>
                <w:lang w:val="es-MX"/>
              </w:rPr>
            </w:pPr>
            <w:r w:rsidRPr="003B5369">
              <w:rPr>
                <w:rFonts w:ascii="Century Gothic" w:hAnsi="Century Gothic"/>
                <w:sz w:val="20"/>
                <w:szCs w:val="20"/>
                <w:lang w:val="es-MX"/>
              </w:rPr>
              <w:t>Se recomienda tener el laboratorio de pruebas al menos 6 meses antes de publicación del nuevo IPP, para los ensayos se pueden tomar los ponderadores de los productos que ya</w:t>
            </w:r>
            <w:r w:rsidR="003B5369">
              <w:rPr>
                <w:rFonts w:ascii="Century Gothic" w:hAnsi="Century Gothic"/>
                <w:sz w:val="20"/>
                <w:szCs w:val="20"/>
                <w:lang w:val="es-MX"/>
              </w:rPr>
              <w:t xml:space="preserve"> se dispone</w:t>
            </w:r>
            <w:r w:rsidRPr="003B5369">
              <w:rPr>
                <w:rFonts w:ascii="Century Gothic" w:hAnsi="Century Gothic"/>
                <w:sz w:val="20"/>
                <w:szCs w:val="20"/>
                <w:lang w:val="es-MX"/>
              </w:rPr>
              <w:t xml:space="preserve">, </w:t>
            </w:r>
            <w:r w:rsidR="003B5369">
              <w:rPr>
                <w:rFonts w:ascii="Century Gothic" w:hAnsi="Century Gothic"/>
                <w:sz w:val="20"/>
                <w:szCs w:val="20"/>
                <w:lang w:val="es-MX"/>
              </w:rPr>
              <w:t xml:space="preserve">y de los productos nuevos, se debe tratar de obtener </w:t>
            </w:r>
            <w:r w:rsidRPr="003B5369">
              <w:rPr>
                <w:rFonts w:ascii="Century Gothic" w:hAnsi="Century Gothic"/>
                <w:sz w:val="20"/>
                <w:szCs w:val="20"/>
                <w:lang w:val="es-MX"/>
              </w:rPr>
              <w:t>una versión actual preliminar de la TOU para obtener las ponderaciones.</w:t>
            </w:r>
            <w:r w:rsidR="009D460A">
              <w:rPr>
                <w:rFonts w:ascii="Century Gothic" w:hAnsi="Century Gothic"/>
                <w:sz w:val="20"/>
                <w:szCs w:val="20"/>
                <w:lang w:val="es-MX"/>
              </w:rPr>
              <w:t xml:space="preserve"> </w:t>
            </w:r>
            <w:r w:rsidR="009D460A" w:rsidRPr="00421BEA">
              <w:rPr>
                <w:rFonts w:ascii="Century Gothic" w:hAnsi="Century Gothic"/>
                <w:sz w:val="20"/>
                <w:szCs w:val="20"/>
                <w:lang w:val="es-MX"/>
              </w:rPr>
              <w:t>Es importante cotizar todos los productos nuevos al menos 6 meses del 2024.</w:t>
            </w:r>
            <w:r w:rsidR="009D460A" w:rsidRPr="00AF1C36">
              <w:rPr>
                <w:rFonts w:ascii="Century Gothic" w:hAnsi="Century Gothic"/>
                <w:color w:val="2F5496" w:themeColor="accent1" w:themeShade="BF"/>
                <w:sz w:val="20"/>
                <w:szCs w:val="20"/>
                <w:lang w:val="es-MX"/>
              </w:rPr>
              <w:t xml:space="preserve"> </w:t>
            </w:r>
          </w:p>
          <w:p w14:paraId="0A2ABFC0" w14:textId="65A5DF31" w:rsidR="003B402C" w:rsidRPr="003B5369" w:rsidRDefault="003B402C" w:rsidP="00510F30">
            <w:pPr>
              <w:pStyle w:val="Prrafodelista"/>
              <w:numPr>
                <w:ilvl w:val="0"/>
                <w:numId w:val="4"/>
              </w:numPr>
              <w:spacing w:before="240"/>
              <w:ind w:left="34" w:hanging="142"/>
              <w:jc w:val="both"/>
              <w:rPr>
                <w:rFonts w:ascii="Century Gothic" w:hAnsi="Century Gothic"/>
                <w:sz w:val="20"/>
                <w:szCs w:val="20"/>
                <w:lang w:val="es-MX"/>
              </w:rPr>
            </w:pPr>
            <w:r w:rsidRPr="003B5369">
              <w:rPr>
                <w:rFonts w:ascii="Century Gothic" w:hAnsi="Century Gothic"/>
                <w:sz w:val="20"/>
                <w:szCs w:val="20"/>
                <w:lang w:val="es-MX"/>
              </w:rPr>
              <w:t>Se su</w:t>
            </w:r>
            <w:r w:rsidR="00727106" w:rsidRPr="003B5369">
              <w:rPr>
                <w:rFonts w:ascii="Century Gothic" w:hAnsi="Century Gothic"/>
                <w:sz w:val="20"/>
                <w:szCs w:val="20"/>
                <w:lang w:val="es-MX"/>
              </w:rPr>
              <w:t>g</w:t>
            </w:r>
            <w:r w:rsidRPr="003B5369">
              <w:rPr>
                <w:rFonts w:ascii="Century Gothic" w:hAnsi="Century Gothic"/>
                <w:sz w:val="20"/>
                <w:szCs w:val="20"/>
                <w:lang w:val="es-MX"/>
              </w:rPr>
              <w:t>iere definir de la mejor manera el tratamiento y proceso de sustituciones y reemplazos y el proceso de encadenamiento cuando se sustituye un producto por otro.</w:t>
            </w:r>
          </w:p>
          <w:p w14:paraId="56E6127C" w14:textId="0B156DE7" w:rsidR="00077559" w:rsidRDefault="00510F30" w:rsidP="00510F30">
            <w:pPr>
              <w:pStyle w:val="Prrafodelista"/>
              <w:numPr>
                <w:ilvl w:val="0"/>
                <w:numId w:val="4"/>
              </w:numPr>
              <w:spacing w:before="240"/>
              <w:ind w:left="34" w:hanging="142"/>
              <w:jc w:val="both"/>
              <w:rPr>
                <w:rFonts w:ascii="Century Gothic" w:hAnsi="Century Gothic"/>
                <w:sz w:val="20"/>
                <w:szCs w:val="20"/>
                <w:lang w:val="es-MX"/>
              </w:rPr>
            </w:pPr>
            <w:r>
              <w:rPr>
                <w:rFonts w:ascii="Century Gothic" w:hAnsi="Century Gothic"/>
                <w:sz w:val="20"/>
                <w:szCs w:val="20"/>
                <w:lang w:val="es-MX"/>
              </w:rPr>
              <w:t xml:space="preserve">Además, </w:t>
            </w:r>
            <w:r w:rsidR="00B17F6B" w:rsidRPr="003B5369">
              <w:rPr>
                <w:rFonts w:ascii="Century Gothic" w:hAnsi="Century Gothic"/>
                <w:sz w:val="20"/>
                <w:szCs w:val="20"/>
                <w:lang w:val="es-MX"/>
              </w:rPr>
              <w:t>se recomienda que si la actualización del CPC de la versión 2.0 a la 2.</w:t>
            </w:r>
            <w:r>
              <w:rPr>
                <w:rFonts w:ascii="Century Gothic" w:hAnsi="Century Gothic"/>
                <w:sz w:val="20"/>
                <w:szCs w:val="20"/>
                <w:lang w:val="es-MX"/>
              </w:rPr>
              <w:t>1</w:t>
            </w:r>
            <w:r w:rsidR="00B17F6B" w:rsidRPr="003B5369">
              <w:rPr>
                <w:rFonts w:ascii="Century Gothic" w:hAnsi="Century Gothic"/>
                <w:sz w:val="20"/>
                <w:szCs w:val="20"/>
                <w:lang w:val="es-MX"/>
              </w:rPr>
              <w:t>1 y del CIIU de la Rev.4 a la Rev.5</w:t>
            </w:r>
            <w:r w:rsidR="008B7487" w:rsidRPr="003B5369">
              <w:rPr>
                <w:rFonts w:ascii="Century Gothic" w:hAnsi="Century Gothic"/>
                <w:sz w:val="20"/>
                <w:szCs w:val="20"/>
                <w:lang w:val="es-MX"/>
              </w:rPr>
              <w:t xml:space="preserve"> no va</w:t>
            </w:r>
            <w:r w:rsidR="00B17F6B" w:rsidRPr="003B5369">
              <w:rPr>
                <w:rFonts w:ascii="Century Gothic" w:hAnsi="Century Gothic"/>
                <w:sz w:val="20"/>
                <w:szCs w:val="20"/>
                <w:lang w:val="es-MX"/>
              </w:rPr>
              <w:t xml:space="preserve"> a estar </w:t>
            </w:r>
            <w:r w:rsidR="008B7487" w:rsidRPr="003B5369">
              <w:rPr>
                <w:rFonts w:ascii="Century Gothic" w:hAnsi="Century Gothic"/>
                <w:sz w:val="20"/>
                <w:szCs w:val="20"/>
                <w:lang w:val="es-MX"/>
              </w:rPr>
              <w:t>listas para ser usadas en el CAB-SIPP,</w:t>
            </w:r>
            <w:r w:rsidR="00B17F6B" w:rsidRPr="003B5369">
              <w:rPr>
                <w:rFonts w:ascii="Century Gothic" w:hAnsi="Century Gothic"/>
                <w:sz w:val="20"/>
                <w:szCs w:val="20"/>
                <w:lang w:val="es-MX"/>
              </w:rPr>
              <w:t xml:space="preserve"> se tiene que tomar la decisión de utilizar las versiones actuales</w:t>
            </w:r>
            <w:r w:rsidR="008B7487" w:rsidRPr="003B5369">
              <w:rPr>
                <w:rFonts w:ascii="Century Gothic" w:hAnsi="Century Gothic"/>
                <w:sz w:val="20"/>
                <w:szCs w:val="20"/>
                <w:lang w:val="es-MX"/>
              </w:rPr>
              <w:t xml:space="preserve"> que utiliza el SIPRO</w:t>
            </w:r>
            <w:r w:rsidR="00421BEA">
              <w:rPr>
                <w:rFonts w:ascii="Century Gothic" w:hAnsi="Century Gothic"/>
                <w:sz w:val="20"/>
                <w:szCs w:val="20"/>
                <w:lang w:val="es-MX"/>
              </w:rPr>
              <w:t xml:space="preserve"> (</w:t>
            </w:r>
            <w:r w:rsidR="00421BEA" w:rsidRPr="00421BEA">
              <w:rPr>
                <w:rFonts w:ascii="Century Gothic" w:hAnsi="Century Gothic"/>
                <w:sz w:val="20"/>
                <w:szCs w:val="20"/>
                <w:lang w:val="es-MX"/>
              </w:rPr>
              <w:t>CIIU 4.0 y CPC 2.0</w:t>
            </w:r>
            <w:r w:rsidR="00421BEA">
              <w:rPr>
                <w:rFonts w:ascii="Century Gothic" w:hAnsi="Century Gothic"/>
                <w:sz w:val="20"/>
                <w:szCs w:val="20"/>
                <w:lang w:val="es-MX"/>
              </w:rPr>
              <w:t>)</w:t>
            </w:r>
            <w:r w:rsidR="008B7487" w:rsidRPr="003B5369">
              <w:rPr>
                <w:rFonts w:ascii="Century Gothic" w:hAnsi="Century Gothic"/>
                <w:sz w:val="20"/>
                <w:szCs w:val="20"/>
                <w:lang w:val="es-MX"/>
              </w:rPr>
              <w:t>.</w:t>
            </w:r>
            <w:r w:rsidR="00AF1C36">
              <w:rPr>
                <w:rFonts w:ascii="Century Gothic" w:hAnsi="Century Gothic"/>
                <w:sz w:val="20"/>
                <w:szCs w:val="20"/>
                <w:lang w:val="es-MX"/>
              </w:rPr>
              <w:t xml:space="preserve">  </w:t>
            </w:r>
            <w:r w:rsidR="00AF1C36" w:rsidRPr="00421BEA">
              <w:rPr>
                <w:rFonts w:ascii="Century Gothic" w:hAnsi="Century Gothic"/>
                <w:sz w:val="20"/>
                <w:szCs w:val="20"/>
                <w:lang w:val="es-MX"/>
              </w:rPr>
              <w:t>.</w:t>
            </w:r>
            <w:r w:rsidR="00AF1C36" w:rsidRPr="00AF1C36">
              <w:rPr>
                <w:rFonts w:ascii="Century Gothic" w:hAnsi="Century Gothic"/>
                <w:b/>
                <w:bCs/>
                <w:color w:val="2F5496" w:themeColor="accent1" w:themeShade="BF"/>
                <w:sz w:val="20"/>
                <w:szCs w:val="20"/>
                <w:lang w:val="es-MX"/>
              </w:rPr>
              <w:t xml:space="preserve"> </w:t>
            </w:r>
          </w:p>
          <w:p w14:paraId="3FEA65A1" w14:textId="46FCFC75" w:rsidR="003B5369" w:rsidRDefault="003B5369" w:rsidP="00510F30">
            <w:pPr>
              <w:pStyle w:val="Prrafodelista"/>
              <w:numPr>
                <w:ilvl w:val="0"/>
                <w:numId w:val="4"/>
              </w:numPr>
              <w:spacing w:before="240"/>
              <w:ind w:left="34" w:hanging="142"/>
              <w:jc w:val="both"/>
              <w:rPr>
                <w:rFonts w:ascii="Century Gothic" w:hAnsi="Century Gothic"/>
                <w:sz w:val="20"/>
                <w:szCs w:val="20"/>
                <w:lang w:val="es-MX"/>
              </w:rPr>
            </w:pPr>
            <w:r>
              <w:rPr>
                <w:rFonts w:ascii="Century Gothic" w:hAnsi="Century Gothic"/>
                <w:sz w:val="20"/>
                <w:szCs w:val="20"/>
                <w:lang w:val="es-MX"/>
              </w:rPr>
              <w:t>Con relación</w:t>
            </w:r>
            <w:r w:rsidR="00510F30">
              <w:rPr>
                <w:rFonts w:ascii="Century Gothic" w:hAnsi="Century Gothic"/>
                <w:sz w:val="20"/>
                <w:szCs w:val="20"/>
                <w:lang w:val="es-MX"/>
              </w:rPr>
              <w:t xml:space="preserve">, </w:t>
            </w:r>
            <w:r>
              <w:rPr>
                <w:rFonts w:ascii="Century Gothic" w:hAnsi="Century Gothic"/>
                <w:sz w:val="20"/>
                <w:szCs w:val="20"/>
                <w:lang w:val="es-MX"/>
              </w:rPr>
              <w:t>a la publicación de precios medios del IPP</w:t>
            </w:r>
            <w:r w:rsidR="00510F30">
              <w:rPr>
                <w:rFonts w:ascii="Century Gothic" w:hAnsi="Century Gothic"/>
                <w:sz w:val="20"/>
                <w:szCs w:val="20"/>
                <w:lang w:val="es-MX"/>
              </w:rPr>
              <w:t xml:space="preserve">, se recuerda </w:t>
            </w:r>
            <w:r w:rsidR="00AF1C36">
              <w:rPr>
                <w:rFonts w:ascii="Century Gothic" w:hAnsi="Century Gothic"/>
                <w:sz w:val="20"/>
                <w:szCs w:val="20"/>
                <w:lang w:val="es-MX"/>
              </w:rPr>
              <w:t>que,</w:t>
            </w:r>
            <w:r w:rsidR="00510F30">
              <w:rPr>
                <w:rFonts w:ascii="Century Gothic" w:hAnsi="Century Gothic"/>
                <w:sz w:val="20"/>
                <w:szCs w:val="20"/>
                <w:lang w:val="es-MX"/>
              </w:rPr>
              <w:t xml:space="preserve"> al ser </w:t>
            </w:r>
            <w:r>
              <w:rPr>
                <w:rFonts w:ascii="Century Gothic" w:hAnsi="Century Gothic"/>
                <w:sz w:val="20"/>
                <w:szCs w:val="20"/>
                <w:lang w:val="es-MX"/>
              </w:rPr>
              <w:t>índices de precios productor, pueden existir pocos o un solo productor, permitiendo la identificación de la fuente informante (violación de la confidencialidad del dato); por lo cual no es recomendable su publicación</w:t>
            </w:r>
            <w:r w:rsidR="00172DF1">
              <w:rPr>
                <w:rFonts w:ascii="Century Gothic" w:hAnsi="Century Gothic"/>
                <w:sz w:val="20"/>
                <w:szCs w:val="20"/>
                <w:lang w:val="es-MX"/>
              </w:rPr>
              <w:t xml:space="preserve"> </w:t>
            </w:r>
            <w:r w:rsidR="003E1A8B">
              <w:rPr>
                <w:rFonts w:ascii="Century Gothic" w:hAnsi="Century Gothic"/>
                <w:sz w:val="20"/>
                <w:szCs w:val="20"/>
                <w:lang w:val="es-MX"/>
              </w:rPr>
              <w:t xml:space="preserve">en forma directa, se debe hacer de manera agregada en el grupo superior al cual corresponda el producto.  </w:t>
            </w:r>
            <w:r>
              <w:rPr>
                <w:rFonts w:ascii="Century Gothic" w:hAnsi="Century Gothic"/>
                <w:sz w:val="20"/>
                <w:szCs w:val="20"/>
                <w:lang w:val="es-MX"/>
              </w:rPr>
              <w:t xml:space="preserve">  </w:t>
            </w:r>
          </w:p>
          <w:p w14:paraId="6CC43C13" w14:textId="22EB4E0F" w:rsidR="00896B8E" w:rsidRDefault="003B5369" w:rsidP="00896B8E">
            <w:pPr>
              <w:pStyle w:val="Prrafodelista"/>
              <w:numPr>
                <w:ilvl w:val="0"/>
                <w:numId w:val="4"/>
              </w:numPr>
              <w:spacing w:before="240"/>
              <w:ind w:left="34" w:hanging="142"/>
              <w:jc w:val="both"/>
              <w:rPr>
                <w:rFonts w:ascii="Century Gothic" w:hAnsi="Century Gothic"/>
                <w:sz w:val="20"/>
                <w:szCs w:val="20"/>
                <w:lang w:val="es-MX"/>
              </w:rPr>
            </w:pPr>
            <w:r>
              <w:rPr>
                <w:rFonts w:ascii="Century Gothic" w:hAnsi="Century Gothic"/>
                <w:sz w:val="20"/>
                <w:szCs w:val="20"/>
                <w:lang w:val="es-MX"/>
              </w:rPr>
              <w:lastRenderedPageBreak/>
              <w:t xml:space="preserve">Con relación, a las empresas que son rechazos, se puede tomar </w:t>
            </w:r>
            <w:r w:rsidR="00510F30">
              <w:rPr>
                <w:rFonts w:ascii="Century Gothic" w:hAnsi="Century Gothic"/>
                <w:sz w:val="20"/>
                <w:szCs w:val="20"/>
                <w:lang w:val="es-MX"/>
              </w:rPr>
              <w:t xml:space="preserve">dos siguientes </w:t>
            </w:r>
            <w:r>
              <w:rPr>
                <w:rFonts w:ascii="Century Gothic" w:hAnsi="Century Gothic"/>
                <w:sz w:val="20"/>
                <w:szCs w:val="20"/>
                <w:lang w:val="es-MX"/>
              </w:rPr>
              <w:t>opciones: 1) Ampararse en la ley estad</w:t>
            </w:r>
            <w:r w:rsidR="00510F30">
              <w:rPr>
                <w:rFonts w:ascii="Century Gothic" w:hAnsi="Century Gothic"/>
                <w:sz w:val="20"/>
                <w:szCs w:val="20"/>
                <w:lang w:val="es-MX"/>
              </w:rPr>
              <w:t>ística o</w:t>
            </w:r>
            <w:r>
              <w:rPr>
                <w:rFonts w:ascii="Century Gothic" w:hAnsi="Century Gothic"/>
                <w:sz w:val="20"/>
                <w:szCs w:val="20"/>
                <w:lang w:val="es-MX"/>
              </w:rPr>
              <w:t xml:space="preserve"> 2) Firmar un acuerdo de confidencialidad entre el informante y el INEC</w:t>
            </w:r>
            <w:r w:rsidR="00510F30">
              <w:rPr>
                <w:rFonts w:ascii="Century Gothic" w:hAnsi="Century Gothic"/>
                <w:sz w:val="20"/>
                <w:szCs w:val="20"/>
                <w:lang w:val="es-MX"/>
              </w:rPr>
              <w:t>, además se puede coordinar la entrega de resultados de los índices a nivel del sector al que pertenece la empresa</w:t>
            </w:r>
            <w:r w:rsidR="00FC2E7D">
              <w:rPr>
                <w:rFonts w:ascii="Century Gothic" w:hAnsi="Century Gothic"/>
                <w:sz w:val="20"/>
                <w:szCs w:val="20"/>
                <w:lang w:val="es-MX"/>
              </w:rPr>
              <w:t xml:space="preserve"> con un comparativo entre el comportamiento de precios de su industria y del grupo total</w:t>
            </w:r>
            <w:r w:rsidR="00811190">
              <w:rPr>
                <w:rFonts w:ascii="Century Gothic" w:hAnsi="Century Gothic"/>
                <w:sz w:val="20"/>
                <w:szCs w:val="20"/>
                <w:lang w:val="es-MX"/>
              </w:rPr>
              <w:t>, siempre que sean al menos cinco industrias o empresas</w:t>
            </w:r>
            <w:r>
              <w:rPr>
                <w:rFonts w:ascii="Century Gothic" w:hAnsi="Century Gothic"/>
                <w:sz w:val="20"/>
                <w:szCs w:val="20"/>
                <w:lang w:val="es-MX"/>
              </w:rPr>
              <w:t>.</w:t>
            </w:r>
            <w:r w:rsidR="00811190">
              <w:rPr>
                <w:rFonts w:ascii="Century Gothic" w:hAnsi="Century Gothic"/>
                <w:sz w:val="20"/>
                <w:szCs w:val="20"/>
                <w:lang w:val="es-MX"/>
              </w:rPr>
              <w:t xml:space="preserve">   </w:t>
            </w:r>
            <w:r>
              <w:rPr>
                <w:rFonts w:ascii="Century Gothic" w:hAnsi="Century Gothic"/>
                <w:sz w:val="20"/>
                <w:szCs w:val="20"/>
                <w:lang w:val="es-MX"/>
              </w:rPr>
              <w:t xml:space="preserve">     </w:t>
            </w:r>
          </w:p>
          <w:p w14:paraId="390EC9B5" w14:textId="60BF4939" w:rsidR="00077559" w:rsidRPr="00896B8E" w:rsidRDefault="008B7487" w:rsidP="00896B8E">
            <w:pPr>
              <w:spacing w:before="240"/>
              <w:ind w:left="-108"/>
              <w:jc w:val="both"/>
              <w:rPr>
                <w:rFonts w:ascii="Century Gothic" w:hAnsi="Century Gothic"/>
                <w:sz w:val="20"/>
                <w:szCs w:val="20"/>
                <w:lang w:val="es-MX"/>
              </w:rPr>
            </w:pPr>
            <w:r w:rsidRPr="00896B8E">
              <w:rPr>
                <w:rFonts w:ascii="Century Gothic" w:hAnsi="Century Gothic"/>
                <w:sz w:val="20"/>
                <w:szCs w:val="20"/>
                <w:lang w:val="es-MX"/>
              </w:rPr>
              <w:t xml:space="preserve">Finalmente el FMI </w:t>
            </w:r>
            <w:r w:rsidR="00CE69B1" w:rsidRPr="00896B8E">
              <w:rPr>
                <w:rFonts w:ascii="Century Gothic" w:hAnsi="Century Gothic"/>
                <w:sz w:val="20"/>
                <w:szCs w:val="20"/>
                <w:lang w:val="es-MX"/>
              </w:rPr>
              <w:t xml:space="preserve">expresa su predisposición a </w:t>
            </w:r>
            <w:r w:rsidR="00510F30" w:rsidRPr="00896B8E">
              <w:rPr>
                <w:rFonts w:ascii="Century Gothic" w:hAnsi="Century Gothic"/>
                <w:sz w:val="20"/>
                <w:szCs w:val="20"/>
                <w:lang w:val="es-MX"/>
              </w:rPr>
              <w:t xml:space="preserve">brindar nuevas asesorías al CAB </w:t>
            </w:r>
            <w:r w:rsidR="00CE69B1" w:rsidRPr="00896B8E">
              <w:rPr>
                <w:rFonts w:ascii="Century Gothic" w:hAnsi="Century Gothic"/>
                <w:sz w:val="20"/>
                <w:szCs w:val="20"/>
                <w:lang w:val="es-MX"/>
              </w:rPr>
              <w:t xml:space="preserve">SIPP de </w:t>
            </w:r>
            <w:r w:rsidR="00896B8E">
              <w:rPr>
                <w:rFonts w:ascii="Century Gothic" w:hAnsi="Century Gothic"/>
                <w:sz w:val="20"/>
                <w:szCs w:val="20"/>
                <w:lang w:val="es-MX"/>
              </w:rPr>
              <w:t>ser requeridas por el INEC</w:t>
            </w:r>
          </w:p>
        </w:tc>
      </w:tr>
      <w:tr w:rsidR="00E43045" w:rsidRPr="001376BF" w14:paraId="12E266AA" w14:textId="77777777" w:rsidTr="00896B8E">
        <w:trPr>
          <w:trHeight w:val="53"/>
        </w:trPr>
        <w:tc>
          <w:tcPr>
            <w:tcW w:w="14737" w:type="dxa"/>
            <w:gridSpan w:val="2"/>
            <w:tcBorders>
              <w:top w:val="single" w:sz="4" w:space="0" w:color="auto"/>
              <w:left w:val="single" w:sz="4" w:space="0" w:color="auto"/>
              <w:bottom w:val="single" w:sz="4" w:space="0" w:color="auto"/>
              <w:right w:val="single" w:sz="4" w:space="0" w:color="auto"/>
            </w:tcBorders>
          </w:tcPr>
          <w:p w14:paraId="1B61D2D8" w14:textId="4EBFD7FD" w:rsidR="00991085" w:rsidRPr="00F57A5F" w:rsidRDefault="00991085" w:rsidP="00F57A5F">
            <w:pPr>
              <w:spacing w:before="240"/>
              <w:jc w:val="both"/>
              <w:rPr>
                <w:rFonts w:ascii="Century Gothic" w:hAnsi="Century Gothic"/>
                <w:sz w:val="20"/>
                <w:szCs w:val="20"/>
                <w:lang w:val="es-PE"/>
              </w:rPr>
            </w:pPr>
          </w:p>
        </w:tc>
      </w:tr>
      <w:tr w:rsidR="00E57D91" w:rsidRPr="001376BF" w14:paraId="11480AD4" w14:textId="77777777" w:rsidTr="00DC6BE7">
        <w:tc>
          <w:tcPr>
            <w:tcW w:w="14737" w:type="dxa"/>
            <w:gridSpan w:val="2"/>
            <w:tcBorders>
              <w:top w:val="single" w:sz="4" w:space="0" w:color="auto"/>
              <w:left w:val="single" w:sz="4" w:space="0" w:color="auto"/>
              <w:bottom w:val="single" w:sz="4" w:space="0" w:color="auto"/>
              <w:right w:val="single" w:sz="4" w:space="0" w:color="auto"/>
            </w:tcBorders>
          </w:tcPr>
          <w:p w14:paraId="43683F0F" w14:textId="4D10044E" w:rsidR="00E57D91" w:rsidRDefault="00E57D91" w:rsidP="00E57D91">
            <w:pPr>
              <w:jc w:val="center"/>
              <w:rPr>
                <w:rFonts w:ascii="Century Gothic" w:hAnsi="Century Gothic"/>
                <w:b/>
                <w:bCs/>
                <w:sz w:val="20"/>
                <w:szCs w:val="20"/>
                <w:lang w:val="es-PE"/>
              </w:rPr>
            </w:pPr>
            <w:r w:rsidRPr="00D46C23">
              <w:rPr>
                <w:rFonts w:ascii="Century Gothic" w:hAnsi="Century Gothic"/>
                <w:b/>
                <w:bCs/>
                <w:sz w:val="20"/>
                <w:szCs w:val="20"/>
                <w:lang w:val="es-MX"/>
              </w:rPr>
              <w:t xml:space="preserve">Fin de Jornada: </w:t>
            </w:r>
            <w:r w:rsidRPr="00D46C23">
              <w:rPr>
                <w:rFonts w:ascii="Century Gothic" w:hAnsi="Century Gothic"/>
                <w:bCs/>
                <w:sz w:val="20"/>
                <w:szCs w:val="20"/>
                <w:lang w:val="es-MX"/>
              </w:rPr>
              <w:t>1</w:t>
            </w:r>
            <w:r>
              <w:rPr>
                <w:rFonts w:ascii="Century Gothic" w:hAnsi="Century Gothic"/>
                <w:bCs/>
                <w:sz w:val="20"/>
                <w:szCs w:val="20"/>
                <w:lang w:val="es-MX"/>
              </w:rPr>
              <w:t>3</w:t>
            </w:r>
            <w:r w:rsidRPr="00D46C23">
              <w:rPr>
                <w:rFonts w:ascii="Century Gothic" w:hAnsi="Century Gothic"/>
                <w:bCs/>
                <w:sz w:val="20"/>
                <w:szCs w:val="20"/>
                <w:lang w:val="es-MX"/>
              </w:rPr>
              <w:t>:</w:t>
            </w:r>
            <w:r w:rsidR="00D75D77">
              <w:rPr>
                <w:rFonts w:ascii="Century Gothic" w:hAnsi="Century Gothic"/>
                <w:bCs/>
                <w:sz w:val="20"/>
                <w:szCs w:val="20"/>
                <w:lang w:val="es-MX"/>
              </w:rPr>
              <w:t>3</w:t>
            </w:r>
            <w:r w:rsidRPr="00D46C23">
              <w:rPr>
                <w:rFonts w:ascii="Century Gothic" w:hAnsi="Century Gothic"/>
                <w:bCs/>
                <w:sz w:val="20"/>
                <w:szCs w:val="20"/>
                <w:lang w:val="es-MX"/>
              </w:rPr>
              <w:t>0 pm</w:t>
            </w:r>
          </w:p>
        </w:tc>
      </w:tr>
      <w:tr w:rsidR="00DD7E29" w:rsidRPr="001376BF" w14:paraId="1DD8453C" w14:textId="77777777" w:rsidTr="00510F30">
        <w:tc>
          <w:tcPr>
            <w:tcW w:w="14737"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0CE4DCA7" w14:textId="5F63DE32" w:rsidR="00DD7E29" w:rsidRDefault="00D75D77" w:rsidP="00DD7E29">
            <w:pPr>
              <w:rPr>
                <w:rFonts w:ascii="Century Gothic" w:hAnsi="Century Gothic"/>
                <w:sz w:val="20"/>
                <w:szCs w:val="20"/>
                <w:lang w:val="es-MX"/>
              </w:rPr>
            </w:pPr>
            <w:r>
              <w:rPr>
                <w:rFonts w:ascii="Century Gothic" w:hAnsi="Century Gothic"/>
                <w:sz w:val="20"/>
                <w:szCs w:val="20"/>
                <w:lang w:val="es-MX"/>
              </w:rPr>
              <w:t>Fecha</w:t>
            </w:r>
            <w:r w:rsidR="00A40AA7">
              <w:rPr>
                <w:rFonts w:ascii="Century Gothic" w:hAnsi="Century Gothic"/>
                <w:sz w:val="20"/>
                <w:szCs w:val="20"/>
                <w:lang w:val="es-MX"/>
              </w:rPr>
              <w:t>:</w:t>
            </w:r>
            <w:r>
              <w:rPr>
                <w:rFonts w:ascii="Century Gothic" w:hAnsi="Century Gothic"/>
                <w:sz w:val="20"/>
                <w:szCs w:val="20"/>
                <w:lang w:val="es-MX"/>
              </w:rPr>
              <w:t xml:space="preserve"> 22</w:t>
            </w:r>
            <w:r w:rsidR="00DD7E29" w:rsidRPr="00987FE8">
              <w:rPr>
                <w:rFonts w:ascii="Century Gothic" w:hAnsi="Century Gothic"/>
                <w:sz w:val="20"/>
                <w:szCs w:val="20"/>
                <w:lang w:val="es-MX"/>
              </w:rPr>
              <w:t xml:space="preserve"> septiembre 2023</w:t>
            </w:r>
          </w:p>
          <w:p w14:paraId="49EA5D59" w14:textId="77777777" w:rsidR="00DD7E29" w:rsidRDefault="00DD7E29" w:rsidP="00DD7E29">
            <w:pPr>
              <w:rPr>
                <w:rFonts w:ascii="Century Gothic" w:hAnsi="Century Gothic"/>
                <w:sz w:val="20"/>
                <w:szCs w:val="20"/>
                <w:lang w:val="es-MX"/>
              </w:rPr>
            </w:pPr>
            <w:r>
              <w:rPr>
                <w:rFonts w:ascii="Century Gothic" w:hAnsi="Century Gothic"/>
                <w:sz w:val="20"/>
                <w:szCs w:val="20"/>
                <w:lang w:val="es-MX"/>
              </w:rPr>
              <w:t>Hora: 15h00</w:t>
            </w:r>
          </w:p>
          <w:p w14:paraId="69CDF90D" w14:textId="7F51E8CA" w:rsidR="00DD7E29" w:rsidRPr="00D46C23" w:rsidRDefault="00DD7E29" w:rsidP="00B04236">
            <w:pPr>
              <w:jc w:val="both"/>
              <w:rPr>
                <w:rFonts w:ascii="Century Gothic" w:hAnsi="Century Gothic"/>
                <w:b/>
                <w:bCs/>
                <w:sz w:val="20"/>
                <w:szCs w:val="20"/>
                <w:lang w:val="es-MX"/>
              </w:rPr>
            </w:pPr>
            <w:r>
              <w:rPr>
                <w:rFonts w:ascii="Century Gothic" w:hAnsi="Century Gothic"/>
                <w:sz w:val="20"/>
                <w:szCs w:val="20"/>
              </w:rPr>
              <w:t xml:space="preserve">Inicia la reunión la responsable del CAB-SIPP dando la bienvenida a los asistentes; y, explicando el objetivo de la reunión, el cual </w:t>
            </w:r>
            <w:r w:rsidR="00B04236">
              <w:rPr>
                <w:rFonts w:ascii="Century Gothic" w:hAnsi="Century Gothic"/>
                <w:sz w:val="20"/>
                <w:szCs w:val="20"/>
              </w:rPr>
              <w:t xml:space="preserve">consiste en tratar ciertas dudas del equipo de DINEM </w:t>
            </w:r>
            <w:r w:rsidR="00C22790">
              <w:rPr>
                <w:rFonts w:ascii="Century Gothic" w:hAnsi="Century Gothic"/>
                <w:sz w:val="20"/>
                <w:szCs w:val="20"/>
              </w:rPr>
              <w:t>al asesor</w:t>
            </w:r>
            <w:r w:rsidR="00D75D77">
              <w:rPr>
                <w:rFonts w:ascii="Century Gothic" w:hAnsi="Century Gothic"/>
                <w:sz w:val="20"/>
                <w:szCs w:val="20"/>
              </w:rPr>
              <w:t xml:space="preserve"> </w:t>
            </w:r>
            <w:r w:rsidR="00C22790">
              <w:rPr>
                <w:rFonts w:ascii="Century Gothic" w:hAnsi="Century Gothic"/>
                <w:sz w:val="20"/>
                <w:szCs w:val="20"/>
              </w:rPr>
              <w:t>d</w:t>
            </w:r>
            <w:r w:rsidR="00D75D77">
              <w:rPr>
                <w:rFonts w:ascii="Century Gothic" w:hAnsi="Century Gothic"/>
                <w:sz w:val="20"/>
                <w:szCs w:val="20"/>
              </w:rPr>
              <w:t>el FMI.</w:t>
            </w:r>
          </w:p>
        </w:tc>
      </w:tr>
      <w:tr w:rsidR="00E43045" w:rsidRPr="001376BF" w14:paraId="69A5DE34" w14:textId="77777777" w:rsidTr="00896B8E">
        <w:tc>
          <w:tcPr>
            <w:tcW w:w="6799" w:type="dxa"/>
            <w:tcBorders>
              <w:top w:val="single" w:sz="4" w:space="0" w:color="auto"/>
              <w:left w:val="single" w:sz="4" w:space="0" w:color="auto"/>
              <w:bottom w:val="single" w:sz="4" w:space="0" w:color="auto"/>
              <w:right w:val="single" w:sz="4" w:space="0" w:color="auto"/>
            </w:tcBorders>
          </w:tcPr>
          <w:p w14:paraId="0484E454" w14:textId="63FB8D29" w:rsidR="00E43045" w:rsidRPr="00F57A5F" w:rsidRDefault="0009489F" w:rsidP="00F57A5F">
            <w:pPr>
              <w:jc w:val="center"/>
              <w:rPr>
                <w:rFonts w:ascii="Century Gothic" w:hAnsi="Century Gothic"/>
                <w:b/>
                <w:bCs/>
                <w:sz w:val="20"/>
                <w:szCs w:val="20"/>
                <w:lang w:val="es-MX"/>
              </w:rPr>
            </w:pPr>
            <w:r w:rsidRPr="00F57A5F">
              <w:rPr>
                <w:rFonts w:ascii="Century Gothic" w:hAnsi="Century Gothic"/>
                <w:b/>
                <w:bCs/>
                <w:sz w:val="20"/>
                <w:szCs w:val="20"/>
                <w:lang w:val="es-MX"/>
              </w:rPr>
              <w:t>I</w:t>
            </w:r>
            <w:r w:rsidR="00F57A5F" w:rsidRPr="00F57A5F">
              <w:rPr>
                <w:rFonts w:ascii="Century Gothic" w:hAnsi="Century Gothic"/>
                <w:b/>
                <w:bCs/>
                <w:sz w:val="20"/>
                <w:szCs w:val="20"/>
                <w:lang w:val="es-MX"/>
              </w:rPr>
              <w:t>deas</w:t>
            </w:r>
            <w:r w:rsidR="00896B8E">
              <w:rPr>
                <w:rFonts w:ascii="Century Gothic" w:hAnsi="Century Gothic"/>
                <w:b/>
                <w:bCs/>
                <w:sz w:val="20"/>
                <w:szCs w:val="20"/>
                <w:lang w:val="es-MX"/>
              </w:rPr>
              <w:t xml:space="preserve"> – equipo DINEM</w:t>
            </w:r>
          </w:p>
        </w:tc>
        <w:tc>
          <w:tcPr>
            <w:tcW w:w="7938" w:type="dxa"/>
            <w:tcBorders>
              <w:top w:val="single" w:sz="4" w:space="0" w:color="auto"/>
              <w:left w:val="single" w:sz="4" w:space="0" w:color="auto"/>
              <w:bottom w:val="single" w:sz="4" w:space="0" w:color="auto"/>
              <w:right w:val="single" w:sz="4" w:space="0" w:color="auto"/>
            </w:tcBorders>
          </w:tcPr>
          <w:p w14:paraId="4BF3F90A" w14:textId="06CD084B" w:rsidR="00E43045" w:rsidRPr="00F57A5F" w:rsidRDefault="00F57A5F" w:rsidP="00F57A5F">
            <w:pPr>
              <w:jc w:val="center"/>
              <w:rPr>
                <w:rFonts w:ascii="Century Gothic" w:hAnsi="Century Gothic"/>
                <w:b/>
                <w:bCs/>
                <w:sz w:val="20"/>
                <w:szCs w:val="20"/>
                <w:lang w:val="es-MX"/>
              </w:rPr>
            </w:pPr>
            <w:r w:rsidRPr="00F57A5F">
              <w:rPr>
                <w:rFonts w:ascii="Century Gothic" w:hAnsi="Century Gothic"/>
                <w:b/>
                <w:bCs/>
                <w:sz w:val="20"/>
                <w:szCs w:val="20"/>
                <w:lang w:val="es-MX"/>
              </w:rPr>
              <w:t>Comentarios FMI</w:t>
            </w:r>
          </w:p>
        </w:tc>
      </w:tr>
      <w:tr w:rsidR="00F57A5F" w:rsidRPr="001376BF" w14:paraId="34171633" w14:textId="77777777" w:rsidTr="00896B8E">
        <w:tc>
          <w:tcPr>
            <w:tcW w:w="6799" w:type="dxa"/>
            <w:tcBorders>
              <w:top w:val="single" w:sz="4" w:space="0" w:color="auto"/>
              <w:left w:val="single" w:sz="4" w:space="0" w:color="auto"/>
              <w:bottom w:val="single" w:sz="4" w:space="0" w:color="auto"/>
              <w:right w:val="single" w:sz="4" w:space="0" w:color="auto"/>
            </w:tcBorders>
          </w:tcPr>
          <w:p w14:paraId="7E762D46" w14:textId="2EE17DF0" w:rsidR="00D53D7F" w:rsidRDefault="00896B8E">
            <w:pPr>
              <w:spacing w:before="240"/>
              <w:jc w:val="both"/>
              <w:rPr>
                <w:rFonts w:ascii="Century Gothic" w:hAnsi="Century Gothic"/>
                <w:sz w:val="20"/>
                <w:szCs w:val="20"/>
                <w:lang w:val="es-MX"/>
              </w:rPr>
            </w:pPr>
            <w:r>
              <w:rPr>
                <w:rFonts w:ascii="Century Gothic" w:hAnsi="Century Gothic"/>
                <w:sz w:val="20"/>
                <w:szCs w:val="20"/>
                <w:lang w:val="es-MX"/>
              </w:rPr>
              <w:t xml:space="preserve">El equipo DINEM, </w:t>
            </w:r>
            <w:r w:rsidR="00D53D7F">
              <w:rPr>
                <w:rFonts w:ascii="Century Gothic" w:hAnsi="Century Gothic"/>
                <w:sz w:val="20"/>
                <w:szCs w:val="20"/>
                <w:lang w:val="es-MX"/>
              </w:rPr>
              <w:t xml:space="preserve">aborda </w:t>
            </w:r>
            <w:r w:rsidR="00103D52">
              <w:rPr>
                <w:rFonts w:ascii="Century Gothic" w:hAnsi="Century Gothic"/>
                <w:sz w:val="20"/>
                <w:szCs w:val="20"/>
                <w:lang w:val="es-MX"/>
              </w:rPr>
              <w:t xml:space="preserve">algunas dudas </w:t>
            </w:r>
            <w:r>
              <w:rPr>
                <w:rFonts w:ascii="Century Gothic" w:hAnsi="Century Gothic"/>
                <w:sz w:val="20"/>
                <w:szCs w:val="20"/>
                <w:lang w:val="es-MX"/>
              </w:rPr>
              <w:t>sobre el</w:t>
            </w:r>
            <w:r w:rsidR="00D53D7F">
              <w:rPr>
                <w:rFonts w:ascii="Century Gothic" w:hAnsi="Century Gothic"/>
                <w:sz w:val="20"/>
                <w:szCs w:val="20"/>
                <w:lang w:val="es-MX"/>
              </w:rPr>
              <w:t xml:space="preserve"> muestreo para la canasta del CAB-SIPP</w:t>
            </w:r>
            <w:r>
              <w:rPr>
                <w:rFonts w:ascii="Century Gothic" w:hAnsi="Century Gothic"/>
                <w:sz w:val="20"/>
                <w:szCs w:val="20"/>
                <w:lang w:val="es-MX"/>
              </w:rPr>
              <w:t>.</w:t>
            </w:r>
          </w:p>
          <w:p w14:paraId="1E27E056" w14:textId="344DA4BC" w:rsidR="00081B36" w:rsidRDefault="00C5571F">
            <w:pPr>
              <w:spacing w:before="240"/>
              <w:jc w:val="both"/>
              <w:rPr>
                <w:rFonts w:ascii="Century Gothic" w:hAnsi="Century Gothic"/>
                <w:sz w:val="20"/>
                <w:szCs w:val="20"/>
                <w:lang w:val="es-MX"/>
              </w:rPr>
            </w:pPr>
            <w:r>
              <w:rPr>
                <w:rFonts w:ascii="Century Gothic" w:hAnsi="Century Gothic"/>
                <w:sz w:val="20"/>
                <w:szCs w:val="20"/>
                <w:lang w:val="es-MX"/>
              </w:rPr>
              <w:t>DINEM expone el método de generación de los umbrales de la cobertura.</w:t>
            </w:r>
            <w:r w:rsidR="00896B8E">
              <w:rPr>
                <w:rFonts w:ascii="Century Gothic" w:hAnsi="Century Gothic"/>
                <w:sz w:val="20"/>
                <w:szCs w:val="20"/>
                <w:lang w:val="es-MX"/>
              </w:rPr>
              <w:t xml:space="preserve"> Adicional, </w:t>
            </w:r>
            <w:r w:rsidR="009827B0">
              <w:rPr>
                <w:rFonts w:ascii="Century Gothic" w:hAnsi="Century Gothic"/>
                <w:sz w:val="20"/>
                <w:szCs w:val="20"/>
                <w:lang w:val="es-MX"/>
              </w:rPr>
              <w:t>indica que los dominios de estudio</w:t>
            </w:r>
            <w:r w:rsidR="00857478">
              <w:rPr>
                <w:rFonts w:ascii="Century Gothic" w:hAnsi="Century Gothic"/>
                <w:sz w:val="20"/>
                <w:szCs w:val="20"/>
                <w:lang w:val="es-MX"/>
              </w:rPr>
              <w:t xml:space="preserve"> están constituidos por una dupla de actividad principal y tamaño de empresa</w:t>
            </w:r>
            <w:r w:rsidR="009D0FC7">
              <w:rPr>
                <w:rFonts w:ascii="Century Gothic" w:hAnsi="Century Gothic"/>
                <w:sz w:val="20"/>
                <w:szCs w:val="20"/>
                <w:lang w:val="es-MX"/>
              </w:rPr>
              <w:t xml:space="preserve">, la sugerencia del FMI funcionaría si DINEM hubiera definido los tamaños muestrales o los dominios de estudio </w:t>
            </w:r>
            <w:r w:rsidR="007F5C97">
              <w:rPr>
                <w:rFonts w:ascii="Century Gothic" w:hAnsi="Century Gothic"/>
                <w:sz w:val="20"/>
                <w:szCs w:val="20"/>
                <w:lang w:val="es-MX"/>
              </w:rPr>
              <w:t xml:space="preserve">únicamente </w:t>
            </w:r>
            <w:r w:rsidR="009D0FC7">
              <w:rPr>
                <w:rFonts w:ascii="Century Gothic" w:hAnsi="Century Gothic"/>
                <w:sz w:val="20"/>
                <w:szCs w:val="20"/>
                <w:lang w:val="es-MX"/>
              </w:rPr>
              <w:t>a nivel de ac</w:t>
            </w:r>
            <w:r w:rsidR="005F35FF">
              <w:rPr>
                <w:rFonts w:ascii="Century Gothic" w:hAnsi="Century Gothic"/>
                <w:sz w:val="20"/>
                <w:szCs w:val="20"/>
                <w:lang w:val="es-MX"/>
              </w:rPr>
              <w:t>tividad principal, por ejemplo,  a</w:t>
            </w:r>
            <w:r w:rsidR="00355859">
              <w:rPr>
                <w:rFonts w:ascii="Century Gothic" w:hAnsi="Century Gothic"/>
                <w:sz w:val="20"/>
                <w:szCs w:val="20"/>
                <w:lang w:val="es-MX"/>
              </w:rPr>
              <w:t>ctualmente p</w:t>
            </w:r>
            <w:r w:rsidR="009D0FC7">
              <w:rPr>
                <w:rFonts w:ascii="Century Gothic" w:hAnsi="Century Gothic"/>
                <w:sz w:val="20"/>
                <w:szCs w:val="20"/>
                <w:lang w:val="es-MX"/>
              </w:rPr>
              <w:t>ara el dominio 2A se tiene un tamaño de muestra, de igual manera para el dominio 3</w:t>
            </w:r>
            <w:r w:rsidR="00501288">
              <w:rPr>
                <w:rFonts w:ascii="Century Gothic" w:hAnsi="Century Gothic"/>
                <w:sz w:val="20"/>
                <w:szCs w:val="20"/>
                <w:lang w:val="es-MX"/>
              </w:rPr>
              <w:t>A</w:t>
            </w:r>
            <w:r w:rsidR="009B00A3">
              <w:rPr>
                <w:rFonts w:ascii="Century Gothic" w:hAnsi="Century Gothic"/>
                <w:sz w:val="20"/>
                <w:szCs w:val="20"/>
                <w:lang w:val="es-MX"/>
              </w:rPr>
              <w:t xml:space="preserve"> y</w:t>
            </w:r>
            <w:r w:rsidR="009D0FC7">
              <w:rPr>
                <w:rFonts w:ascii="Century Gothic" w:hAnsi="Century Gothic"/>
                <w:sz w:val="20"/>
                <w:szCs w:val="20"/>
                <w:lang w:val="es-MX"/>
              </w:rPr>
              <w:t xml:space="preserve"> 4</w:t>
            </w:r>
            <w:r w:rsidR="005F35FF">
              <w:rPr>
                <w:rFonts w:ascii="Century Gothic" w:hAnsi="Century Gothic"/>
                <w:sz w:val="20"/>
                <w:szCs w:val="20"/>
                <w:lang w:val="es-MX"/>
              </w:rPr>
              <w:t xml:space="preserve">A. </w:t>
            </w:r>
            <w:r w:rsidR="007F5C97">
              <w:rPr>
                <w:rFonts w:ascii="Century Gothic" w:hAnsi="Century Gothic"/>
                <w:sz w:val="20"/>
                <w:szCs w:val="20"/>
                <w:lang w:val="es-MX"/>
              </w:rPr>
              <w:t>También se pudo haber definido como dominio solo a la actividad principal</w:t>
            </w:r>
            <w:r w:rsidR="00AC1B09">
              <w:rPr>
                <w:rFonts w:ascii="Century Gothic" w:hAnsi="Century Gothic"/>
                <w:sz w:val="20"/>
                <w:szCs w:val="20"/>
                <w:lang w:val="es-MX"/>
              </w:rPr>
              <w:t xml:space="preserve"> y ocupar a los tamaños de </w:t>
            </w:r>
            <w:ins w:id="1" w:author="INEC Omar Llambo" w:date="2023-12-27T09:20:00Z">
              <w:r w:rsidR="00192F9A">
                <w:rPr>
                  <w:rFonts w:ascii="Century Gothic" w:hAnsi="Century Gothic"/>
                  <w:sz w:val="20"/>
                  <w:szCs w:val="20"/>
                  <w:lang w:val="es-MX"/>
                </w:rPr>
                <w:t xml:space="preserve">empresa </w:t>
              </w:r>
            </w:ins>
            <w:del w:id="2" w:author="INEC Omar Llambo" w:date="2023-12-27T09:20:00Z">
              <w:r w:rsidR="00AC1B09" w:rsidDel="00192F9A">
                <w:rPr>
                  <w:rFonts w:ascii="Century Gothic" w:hAnsi="Century Gothic"/>
                  <w:sz w:val="20"/>
                  <w:szCs w:val="20"/>
                  <w:lang w:val="es-MX"/>
                </w:rPr>
                <w:delText>muestra</w:delText>
              </w:r>
            </w:del>
            <w:r w:rsidR="00AC1B09">
              <w:rPr>
                <w:rFonts w:ascii="Century Gothic" w:hAnsi="Century Gothic"/>
                <w:sz w:val="20"/>
                <w:szCs w:val="20"/>
                <w:lang w:val="es-MX"/>
              </w:rPr>
              <w:t xml:space="preserve"> como estratos</w:t>
            </w:r>
            <w:r w:rsidR="005F35FF">
              <w:rPr>
                <w:rFonts w:ascii="Century Gothic" w:hAnsi="Century Gothic"/>
                <w:sz w:val="20"/>
                <w:szCs w:val="20"/>
                <w:lang w:val="es-MX"/>
              </w:rPr>
              <w:t xml:space="preserve">, sin embargo, definir los dominios en base a la </w:t>
            </w:r>
            <w:r w:rsidR="005F35FF">
              <w:rPr>
                <w:rFonts w:ascii="Century Gothic" w:hAnsi="Century Gothic"/>
                <w:sz w:val="20"/>
                <w:szCs w:val="20"/>
                <w:lang w:val="es-MX"/>
              </w:rPr>
              <w:lastRenderedPageBreak/>
              <w:t xml:space="preserve">actividad principal y el tamaño de empresa permite analizar la variabilidad de mejor manera.  </w:t>
            </w:r>
          </w:p>
          <w:p w14:paraId="75B42003" w14:textId="2B2B0552" w:rsidR="00624E0A" w:rsidRPr="00D46C23" w:rsidRDefault="00896B8E" w:rsidP="00192F9A">
            <w:pPr>
              <w:spacing w:before="240"/>
              <w:jc w:val="both"/>
              <w:rPr>
                <w:rFonts w:ascii="Century Gothic" w:hAnsi="Century Gothic"/>
                <w:sz w:val="20"/>
                <w:szCs w:val="20"/>
                <w:lang w:val="es-MX"/>
              </w:rPr>
            </w:pPr>
            <w:r>
              <w:rPr>
                <w:rFonts w:ascii="Century Gothic" w:hAnsi="Century Gothic"/>
                <w:sz w:val="20"/>
                <w:szCs w:val="20"/>
                <w:lang w:val="es-MX"/>
              </w:rPr>
              <w:t xml:space="preserve">Además se explica que, </w:t>
            </w:r>
            <w:r w:rsidR="00B06236">
              <w:rPr>
                <w:rFonts w:ascii="Century Gothic" w:hAnsi="Century Gothic"/>
                <w:sz w:val="20"/>
                <w:szCs w:val="20"/>
                <w:lang w:val="es-MX"/>
              </w:rPr>
              <w:t xml:space="preserve">por ejemplo, </w:t>
            </w:r>
            <w:r w:rsidR="00081B36">
              <w:rPr>
                <w:rFonts w:ascii="Century Gothic" w:hAnsi="Century Gothic"/>
                <w:sz w:val="20"/>
                <w:szCs w:val="20"/>
                <w:lang w:val="es-MX"/>
              </w:rPr>
              <w:t>para el dominio</w:t>
            </w:r>
            <w:r w:rsidR="001C4561">
              <w:rPr>
                <w:rFonts w:ascii="Century Gothic" w:hAnsi="Century Gothic"/>
                <w:sz w:val="20"/>
                <w:szCs w:val="20"/>
                <w:lang w:val="es-MX"/>
              </w:rPr>
              <w:t xml:space="preserve"> </w:t>
            </w:r>
            <w:r>
              <w:rPr>
                <w:rFonts w:ascii="Century Gothic" w:hAnsi="Century Gothic"/>
                <w:sz w:val="20"/>
                <w:szCs w:val="20"/>
                <w:lang w:val="es-MX"/>
              </w:rPr>
              <w:t>2A</w:t>
            </w:r>
            <w:r w:rsidR="00081B36">
              <w:rPr>
                <w:rFonts w:ascii="Century Gothic" w:hAnsi="Century Gothic"/>
                <w:sz w:val="20"/>
                <w:szCs w:val="20"/>
                <w:lang w:val="es-MX"/>
              </w:rPr>
              <w:t xml:space="preserve"> se tiene dos estratos (</w:t>
            </w:r>
            <w:del w:id="3" w:author="INEC Omar Llambo" w:date="2023-12-27T09:21:00Z">
              <w:r w:rsidR="00081B36" w:rsidDel="00192F9A">
                <w:rPr>
                  <w:rFonts w:ascii="Century Gothic" w:hAnsi="Century Gothic"/>
                  <w:sz w:val="20"/>
                  <w:szCs w:val="20"/>
                  <w:lang w:val="es-MX"/>
                </w:rPr>
                <w:delText xml:space="preserve">que son los </w:delText>
              </w:r>
            </w:del>
            <w:ins w:id="4" w:author="INEC Omar Llambo" w:date="2023-12-27T09:21:00Z">
              <w:r w:rsidR="00192F9A">
                <w:rPr>
                  <w:rFonts w:ascii="Century Gothic" w:hAnsi="Century Gothic"/>
                  <w:sz w:val="20"/>
                  <w:szCs w:val="20"/>
                  <w:lang w:val="es-MX"/>
                </w:rPr>
                <w:t xml:space="preserve">definidos mediante los </w:t>
              </w:r>
            </w:ins>
            <w:r w:rsidR="00BB6E96">
              <w:rPr>
                <w:rFonts w:ascii="Century Gothic" w:hAnsi="Century Gothic"/>
                <w:sz w:val="20"/>
                <w:szCs w:val="20"/>
                <w:lang w:val="es-MX"/>
              </w:rPr>
              <w:t>CIIU a 6 dígitos enviados por DECON</w:t>
            </w:r>
            <w:r w:rsidR="00081B36">
              <w:rPr>
                <w:rFonts w:ascii="Century Gothic" w:hAnsi="Century Gothic"/>
                <w:sz w:val="20"/>
                <w:szCs w:val="20"/>
                <w:lang w:val="es-MX"/>
              </w:rPr>
              <w:t>)</w:t>
            </w:r>
            <w:r w:rsidR="008D1F98">
              <w:rPr>
                <w:rFonts w:ascii="Century Gothic" w:hAnsi="Century Gothic"/>
                <w:sz w:val="20"/>
                <w:szCs w:val="20"/>
                <w:lang w:val="es-MX"/>
              </w:rPr>
              <w:t>, de estos dos estratos se espera recolectar</w:t>
            </w:r>
            <w:r w:rsidR="005553B0">
              <w:rPr>
                <w:rFonts w:ascii="Century Gothic" w:hAnsi="Century Gothic"/>
                <w:sz w:val="20"/>
                <w:szCs w:val="20"/>
                <w:lang w:val="es-MX"/>
              </w:rPr>
              <w:t xml:space="preserve"> en campo el listado de empresa</w:t>
            </w:r>
            <w:r w:rsidR="008D1F98">
              <w:rPr>
                <w:rFonts w:ascii="Century Gothic" w:hAnsi="Century Gothic"/>
                <w:sz w:val="20"/>
                <w:szCs w:val="20"/>
                <w:lang w:val="es-MX"/>
              </w:rPr>
              <w:t>s</w:t>
            </w:r>
            <w:r w:rsidR="00122A66">
              <w:rPr>
                <w:rFonts w:ascii="Century Gothic" w:hAnsi="Century Gothic"/>
                <w:sz w:val="20"/>
                <w:szCs w:val="20"/>
                <w:lang w:val="es-MX"/>
              </w:rPr>
              <w:t xml:space="preserve">, incluso se esperaría obtener el listado a nivel de 7 dígitos del </w:t>
            </w:r>
            <w:r>
              <w:rPr>
                <w:rFonts w:ascii="Century Gothic" w:hAnsi="Century Gothic"/>
                <w:sz w:val="20"/>
                <w:szCs w:val="20"/>
                <w:lang w:val="es-MX"/>
              </w:rPr>
              <w:t>CPC,</w:t>
            </w:r>
            <w:r w:rsidR="00122A66">
              <w:rPr>
                <w:rFonts w:ascii="Century Gothic" w:hAnsi="Century Gothic"/>
                <w:sz w:val="20"/>
                <w:szCs w:val="20"/>
                <w:lang w:val="es-MX"/>
              </w:rPr>
              <w:t xml:space="preserve"> siempre y cuando se encuentren dentr</w:t>
            </w:r>
            <w:r w:rsidR="005553B0">
              <w:rPr>
                <w:rFonts w:ascii="Century Gothic" w:hAnsi="Century Gothic"/>
                <w:sz w:val="20"/>
                <w:szCs w:val="20"/>
                <w:lang w:val="es-MX"/>
              </w:rPr>
              <w:t>o de los dos estratos iniciales, con esto también se podría disponer de un listado a nivel de productos a 9 dígitos de la CPC.</w:t>
            </w:r>
          </w:p>
        </w:tc>
        <w:tc>
          <w:tcPr>
            <w:tcW w:w="7938" w:type="dxa"/>
            <w:tcBorders>
              <w:top w:val="single" w:sz="4" w:space="0" w:color="auto"/>
              <w:left w:val="single" w:sz="4" w:space="0" w:color="auto"/>
              <w:bottom w:val="single" w:sz="4" w:space="0" w:color="auto"/>
              <w:right w:val="single" w:sz="4" w:space="0" w:color="auto"/>
            </w:tcBorders>
          </w:tcPr>
          <w:p w14:paraId="38DCE97B" w14:textId="60A496C4" w:rsidR="00C5571F" w:rsidRDefault="00C5571F" w:rsidP="00C5571F">
            <w:pPr>
              <w:spacing w:before="240"/>
              <w:jc w:val="both"/>
              <w:rPr>
                <w:rFonts w:ascii="Century Gothic" w:hAnsi="Century Gothic"/>
                <w:sz w:val="20"/>
                <w:szCs w:val="20"/>
                <w:lang w:val="es-MX"/>
              </w:rPr>
            </w:pPr>
            <w:r>
              <w:rPr>
                <w:rFonts w:ascii="Century Gothic" w:hAnsi="Century Gothic"/>
                <w:sz w:val="20"/>
                <w:szCs w:val="20"/>
                <w:lang w:val="es-MX"/>
              </w:rPr>
              <w:lastRenderedPageBreak/>
              <w:t xml:space="preserve">Los umbrales de la cobertura generalmente deben llegar al 50% y al 90% o más cuando está muy concentrada la información en pocas fuentes de información. Estos umbrales </w:t>
            </w:r>
            <w:r w:rsidR="00B57F7B">
              <w:rPr>
                <w:rFonts w:ascii="Century Gothic" w:hAnsi="Century Gothic"/>
                <w:sz w:val="20"/>
                <w:szCs w:val="20"/>
                <w:lang w:val="es-MX"/>
              </w:rPr>
              <w:t xml:space="preserve">podrían </w:t>
            </w:r>
            <w:r>
              <w:rPr>
                <w:rFonts w:ascii="Century Gothic" w:hAnsi="Century Gothic"/>
                <w:sz w:val="20"/>
                <w:szCs w:val="20"/>
                <w:lang w:val="es-MX"/>
              </w:rPr>
              <w:t xml:space="preserve"> ser calculados en función al valor total de la producción.</w:t>
            </w:r>
          </w:p>
          <w:p w14:paraId="33448DC4" w14:textId="77777777" w:rsidR="00DF08AB" w:rsidRDefault="00C5571F" w:rsidP="002E52AB">
            <w:pPr>
              <w:spacing w:before="240"/>
              <w:jc w:val="both"/>
              <w:rPr>
                <w:rFonts w:ascii="Century Gothic" w:hAnsi="Century Gothic"/>
                <w:sz w:val="20"/>
                <w:szCs w:val="20"/>
                <w:lang w:val="es-MX"/>
              </w:rPr>
            </w:pPr>
            <w:r>
              <w:rPr>
                <w:rFonts w:ascii="Century Gothic" w:hAnsi="Century Gothic"/>
                <w:sz w:val="20"/>
                <w:szCs w:val="20"/>
                <w:lang w:val="es-MX"/>
              </w:rPr>
              <w:t>Por ejemplo, se tiene el marco por actividad económica, debajo de la actividad económica viene la clase y debajo el producto, en los que no tengo datos. Si tengo el producto ropa de mujer y la actividad económica es producció</w:t>
            </w:r>
            <w:r w:rsidR="00DF08AB">
              <w:rPr>
                <w:rFonts w:ascii="Century Gothic" w:hAnsi="Century Gothic"/>
                <w:sz w:val="20"/>
                <w:szCs w:val="20"/>
                <w:lang w:val="es-MX"/>
              </w:rPr>
              <w:t xml:space="preserve">n de ropa, cuando se selecciona la muestra, </w:t>
            </w:r>
            <w:r>
              <w:rPr>
                <w:rFonts w:ascii="Century Gothic" w:hAnsi="Century Gothic"/>
                <w:sz w:val="20"/>
                <w:szCs w:val="20"/>
                <w:lang w:val="es-MX"/>
              </w:rPr>
              <w:t xml:space="preserve">se seleccionarán todos los fabricantes de ropa pero en este punto no puedo saber cuáles fabrican solo ropa de mujer, entonces a todas las empresas se las debe colocar como universo, agruparlas por tamaño, </w:t>
            </w:r>
            <w:commentRangeStart w:id="5"/>
            <w:r>
              <w:rPr>
                <w:rFonts w:ascii="Century Gothic" w:hAnsi="Century Gothic"/>
                <w:sz w:val="20"/>
                <w:szCs w:val="20"/>
                <w:lang w:val="es-MX"/>
              </w:rPr>
              <w:t>seleccionar las más grandes y ver cuánto cubre (por ejemplo el 40% del marco), las medianas cuánto cubre (60% del marco).</w:t>
            </w:r>
            <w:commentRangeEnd w:id="5"/>
            <w:r w:rsidR="00991714">
              <w:rPr>
                <w:rStyle w:val="Refdecomentario"/>
              </w:rPr>
              <w:commentReference w:id="5"/>
            </w:r>
          </w:p>
          <w:p w14:paraId="29A538C4" w14:textId="2A1B801F" w:rsidR="002E52AB" w:rsidRDefault="00B06236" w:rsidP="002E52AB">
            <w:pPr>
              <w:spacing w:before="240"/>
              <w:jc w:val="both"/>
              <w:rPr>
                <w:rFonts w:ascii="Century Gothic" w:hAnsi="Century Gothic"/>
                <w:sz w:val="20"/>
                <w:szCs w:val="20"/>
                <w:lang w:val="es-MX"/>
              </w:rPr>
            </w:pPr>
            <w:r>
              <w:rPr>
                <w:rFonts w:ascii="Century Gothic" w:hAnsi="Century Gothic"/>
                <w:sz w:val="20"/>
                <w:szCs w:val="20"/>
                <w:lang w:val="es-MX"/>
              </w:rPr>
              <w:lastRenderedPageBreak/>
              <w:t>Si</w:t>
            </w:r>
            <w:r w:rsidR="00C5571F">
              <w:rPr>
                <w:rFonts w:ascii="Century Gothic" w:hAnsi="Century Gothic"/>
                <w:sz w:val="20"/>
                <w:szCs w:val="20"/>
                <w:lang w:val="es-MX"/>
              </w:rPr>
              <w:t xml:space="preserve"> se tiene seleccionada una muestra de ropa, pero no se tiene qué fabrican, entonces se debe ir a campo a investigar la lista de productos </w:t>
            </w:r>
            <w:r w:rsidR="00C5571F" w:rsidRPr="004A5192">
              <w:rPr>
                <w:rFonts w:ascii="Century Gothic" w:hAnsi="Century Gothic"/>
                <w:sz w:val="20"/>
                <w:szCs w:val="20"/>
                <w:lang w:val="es-MX"/>
              </w:rPr>
              <w:t>que fabrican la empresa</w:t>
            </w:r>
            <w:r w:rsidR="006F6961" w:rsidRPr="004A5192">
              <w:rPr>
                <w:rFonts w:ascii="Century Gothic" w:hAnsi="Century Gothic"/>
                <w:sz w:val="20"/>
                <w:szCs w:val="20"/>
                <w:lang w:val="es-MX"/>
              </w:rPr>
              <w:t>: ropa hombre, mujer, niños, ropa interior</w:t>
            </w:r>
            <w:r w:rsidR="00E27302" w:rsidRPr="004A5192">
              <w:rPr>
                <w:rFonts w:ascii="Century Gothic" w:hAnsi="Century Gothic"/>
                <w:sz w:val="20"/>
                <w:szCs w:val="20"/>
                <w:lang w:val="es-MX"/>
              </w:rPr>
              <w:t xml:space="preserve">. </w:t>
            </w:r>
            <w:r w:rsidR="00C5571F">
              <w:rPr>
                <w:rFonts w:ascii="Century Gothic" w:hAnsi="Century Gothic"/>
                <w:sz w:val="20"/>
                <w:szCs w:val="20"/>
                <w:lang w:val="es-MX"/>
              </w:rPr>
              <w:t>Con esta últ</w:t>
            </w:r>
            <w:r w:rsidR="00E27302">
              <w:rPr>
                <w:rFonts w:ascii="Century Gothic" w:hAnsi="Century Gothic"/>
                <w:sz w:val="20"/>
                <w:szCs w:val="20"/>
                <w:lang w:val="es-MX"/>
              </w:rPr>
              <w:t>ima información se tiene que re-</w:t>
            </w:r>
            <w:r w:rsidR="00C5571F">
              <w:rPr>
                <w:rFonts w:ascii="Century Gothic" w:hAnsi="Century Gothic"/>
                <w:sz w:val="20"/>
                <w:szCs w:val="20"/>
                <w:lang w:val="es-MX"/>
              </w:rPr>
              <w:t>seleccionar las empresas de la muestra inicial para determinar cu</w:t>
            </w:r>
            <w:r w:rsidR="00E27302">
              <w:rPr>
                <w:rFonts w:ascii="Century Gothic" w:hAnsi="Century Gothic"/>
                <w:sz w:val="20"/>
                <w:szCs w:val="20"/>
                <w:lang w:val="es-MX"/>
              </w:rPr>
              <w:t>á</w:t>
            </w:r>
            <w:r w:rsidR="00C5571F">
              <w:rPr>
                <w:rFonts w:ascii="Century Gothic" w:hAnsi="Century Gothic"/>
                <w:sz w:val="20"/>
                <w:szCs w:val="20"/>
                <w:lang w:val="es-MX"/>
              </w:rPr>
              <w:t>les se toman para poder estudiar el comportamiento de las variaciones de precio de la ropa de mujer. También se puede ver cuáles empres</w:t>
            </w:r>
            <w:r>
              <w:rPr>
                <w:rFonts w:ascii="Century Gothic" w:hAnsi="Century Gothic"/>
                <w:sz w:val="20"/>
                <w:szCs w:val="20"/>
                <w:lang w:val="es-MX"/>
              </w:rPr>
              <w:t>a</w:t>
            </w:r>
            <w:r w:rsidR="00D662B7">
              <w:rPr>
                <w:rFonts w:ascii="Century Gothic" w:hAnsi="Century Gothic"/>
                <w:sz w:val="20"/>
                <w:szCs w:val="20"/>
                <w:lang w:val="es-MX"/>
              </w:rPr>
              <w:t xml:space="preserve">s grandes venden ropa de mujer. </w:t>
            </w:r>
            <w:r w:rsidR="002E52AB">
              <w:rPr>
                <w:rFonts w:ascii="Century Gothic" w:hAnsi="Century Gothic"/>
                <w:sz w:val="20"/>
                <w:szCs w:val="20"/>
                <w:lang w:val="es-MX"/>
              </w:rPr>
              <w:t>La dificultad en este proceso es que los investigadores deben ir a las empresas a realizar la apertura del informante, verificar su actividad económica principal, actividad económica secundaria, identificar los productos de acuerdo al mayor nivel de ventas y diferenciarlas según sus características, para la sustitución de productos se deben tomar productos similares.</w:t>
            </w:r>
            <w:r w:rsidR="008A76F3">
              <w:rPr>
                <w:rFonts w:ascii="Century Gothic" w:hAnsi="Century Gothic"/>
                <w:sz w:val="20"/>
                <w:szCs w:val="20"/>
                <w:lang w:val="es-MX"/>
              </w:rPr>
              <w:t xml:space="preserve"> </w:t>
            </w:r>
            <w:r w:rsidR="00D3151A" w:rsidRPr="004A5192">
              <w:rPr>
                <w:rFonts w:ascii="Century Gothic" w:hAnsi="Century Gothic"/>
                <w:sz w:val="20"/>
                <w:szCs w:val="20"/>
                <w:lang w:val="es-MX"/>
              </w:rPr>
              <w:t>Por lo tanto,</w:t>
            </w:r>
            <w:r w:rsidR="008A76F3" w:rsidRPr="004A5192">
              <w:rPr>
                <w:rFonts w:ascii="Century Gothic" w:hAnsi="Century Gothic"/>
                <w:sz w:val="20"/>
                <w:szCs w:val="20"/>
                <w:lang w:val="es-MX"/>
              </w:rPr>
              <w:t xml:space="preserve"> el objetivo es tener una muestra de fuentes de información y</w:t>
            </w:r>
            <w:r w:rsidR="00D47855" w:rsidRPr="004A5192">
              <w:rPr>
                <w:rFonts w:ascii="Century Gothic" w:hAnsi="Century Gothic"/>
                <w:sz w:val="20"/>
                <w:szCs w:val="20"/>
                <w:lang w:val="es-MX"/>
              </w:rPr>
              <w:t xml:space="preserve"> para obtener la </w:t>
            </w:r>
            <w:r w:rsidR="008A76F3" w:rsidRPr="004A5192">
              <w:rPr>
                <w:rFonts w:ascii="Century Gothic" w:hAnsi="Century Gothic"/>
                <w:sz w:val="20"/>
                <w:szCs w:val="20"/>
                <w:lang w:val="es-MX"/>
              </w:rPr>
              <w:t xml:space="preserve">muestra </w:t>
            </w:r>
            <w:r w:rsidR="00D47855" w:rsidRPr="004A5192">
              <w:rPr>
                <w:rFonts w:ascii="Century Gothic" w:hAnsi="Century Gothic"/>
                <w:sz w:val="20"/>
                <w:szCs w:val="20"/>
                <w:lang w:val="es-MX"/>
              </w:rPr>
              <w:t xml:space="preserve">final </w:t>
            </w:r>
            <w:r w:rsidR="008A76F3" w:rsidRPr="004A5192">
              <w:rPr>
                <w:rFonts w:ascii="Century Gothic" w:hAnsi="Century Gothic"/>
                <w:sz w:val="20"/>
                <w:szCs w:val="20"/>
                <w:lang w:val="es-MX"/>
              </w:rPr>
              <w:t>de productos.</w:t>
            </w:r>
            <w:r w:rsidR="00265C97">
              <w:rPr>
                <w:rFonts w:ascii="Century Gothic" w:hAnsi="Century Gothic"/>
                <w:sz w:val="20"/>
                <w:szCs w:val="20"/>
                <w:lang w:val="es-MX"/>
              </w:rPr>
              <w:t xml:space="preserve"> </w:t>
            </w:r>
          </w:p>
          <w:p w14:paraId="6B5364B9" w14:textId="1FAD911C" w:rsidR="005050D4" w:rsidRDefault="005050D4" w:rsidP="005050D4">
            <w:pPr>
              <w:spacing w:before="240"/>
              <w:jc w:val="both"/>
              <w:rPr>
                <w:rFonts w:ascii="Century Gothic" w:hAnsi="Century Gothic"/>
                <w:sz w:val="20"/>
                <w:szCs w:val="20"/>
                <w:lang w:val="es-MX"/>
              </w:rPr>
            </w:pPr>
            <w:commentRangeStart w:id="6"/>
            <w:r>
              <w:rPr>
                <w:rFonts w:ascii="Century Gothic" w:hAnsi="Century Gothic"/>
                <w:sz w:val="20"/>
                <w:szCs w:val="20"/>
                <w:lang w:val="es-MX"/>
              </w:rPr>
              <w:t>Cada producto de la canasta</w:t>
            </w:r>
            <w:r w:rsidR="002E1D99">
              <w:rPr>
                <w:rFonts w:ascii="Century Gothic" w:hAnsi="Century Gothic"/>
                <w:sz w:val="20"/>
                <w:szCs w:val="20"/>
                <w:lang w:val="es-MX"/>
              </w:rPr>
              <w:t xml:space="preserve"> debe tener su propia muestra; </w:t>
            </w:r>
            <w:r>
              <w:rPr>
                <w:rFonts w:ascii="Century Gothic" w:hAnsi="Century Gothic"/>
                <w:sz w:val="20"/>
                <w:szCs w:val="20"/>
                <w:lang w:val="es-MX"/>
              </w:rPr>
              <w:t>por ejemplo</w:t>
            </w:r>
            <w:r w:rsidR="002E1D99">
              <w:rPr>
                <w:rFonts w:ascii="Century Gothic" w:hAnsi="Century Gothic"/>
                <w:sz w:val="20"/>
                <w:szCs w:val="20"/>
                <w:lang w:val="es-MX"/>
              </w:rPr>
              <w:t>,</w:t>
            </w:r>
            <w:r>
              <w:rPr>
                <w:rFonts w:ascii="Century Gothic" w:hAnsi="Century Gothic"/>
                <w:sz w:val="20"/>
                <w:szCs w:val="20"/>
                <w:lang w:val="es-MX"/>
              </w:rPr>
              <w:t xml:space="preserve"> si se van a tener 523 productos</w:t>
            </w:r>
            <w:r w:rsidR="002E1D99">
              <w:rPr>
                <w:rFonts w:ascii="Century Gothic" w:hAnsi="Century Gothic"/>
                <w:sz w:val="20"/>
                <w:szCs w:val="20"/>
                <w:lang w:val="es-MX"/>
              </w:rPr>
              <w:t xml:space="preserve"> muestreados</w:t>
            </w:r>
            <w:r>
              <w:rPr>
                <w:rFonts w:ascii="Century Gothic" w:hAnsi="Century Gothic"/>
                <w:sz w:val="20"/>
                <w:szCs w:val="20"/>
                <w:lang w:val="es-MX"/>
              </w:rPr>
              <w:t xml:space="preserve"> entonces se necesitan 523 muestras</w:t>
            </w:r>
            <w:commentRangeEnd w:id="6"/>
            <w:r w:rsidR="003D4EF3">
              <w:rPr>
                <w:rStyle w:val="Refdecomentario"/>
              </w:rPr>
              <w:commentReference w:id="6"/>
            </w:r>
            <w:r>
              <w:rPr>
                <w:rFonts w:ascii="Century Gothic" w:hAnsi="Century Gothic"/>
                <w:sz w:val="20"/>
                <w:szCs w:val="20"/>
                <w:lang w:val="es-MX"/>
              </w:rPr>
              <w:t xml:space="preserve">. Se puede dar el caso que en </w:t>
            </w:r>
            <w:r w:rsidRPr="004A5192">
              <w:rPr>
                <w:rFonts w:ascii="Century Gothic" w:hAnsi="Century Gothic"/>
                <w:sz w:val="20"/>
                <w:szCs w:val="20"/>
                <w:lang w:val="es-MX"/>
              </w:rPr>
              <w:t>ropa para mujer</w:t>
            </w:r>
            <w:r>
              <w:rPr>
                <w:rFonts w:ascii="Century Gothic" w:hAnsi="Century Gothic"/>
                <w:sz w:val="20"/>
                <w:szCs w:val="20"/>
                <w:lang w:val="es-MX"/>
              </w:rPr>
              <w:t xml:space="preserve"> se envía una muestra de 30 empresas y solo se consigue 5 empresas, entonces se envían otras 30 empresas y se consiguen 8 empresas, y así hasta completar las 30 empresas, es decir que se tiene que enviar tantas muestras como sean necesarias para completar las 30. Este ejercicio nos da una idea del </w:t>
            </w:r>
            <w:r w:rsidR="0092192D" w:rsidRPr="004A5192">
              <w:rPr>
                <w:rFonts w:ascii="Century Gothic" w:hAnsi="Century Gothic"/>
                <w:sz w:val="20"/>
                <w:szCs w:val="20"/>
                <w:lang w:val="es-MX"/>
              </w:rPr>
              <w:t xml:space="preserve">procedimiento </w:t>
            </w:r>
            <w:r>
              <w:rPr>
                <w:rFonts w:ascii="Century Gothic" w:hAnsi="Century Gothic"/>
                <w:sz w:val="20"/>
                <w:szCs w:val="20"/>
                <w:lang w:val="es-MX"/>
              </w:rPr>
              <w:t>de búsqueda de cada producto en campo, para este ejemplo tenemos que de cada 30 muestras nos sirven 5</w:t>
            </w:r>
            <w:r w:rsidR="00471B58">
              <w:rPr>
                <w:rFonts w:ascii="Century Gothic" w:hAnsi="Century Gothic"/>
                <w:sz w:val="20"/>
                <w:szCs w:val="20"/>
                <w:lang w:val="es-MX"/>
              </w:rPr>
              <w:t xml:space="preserve"> </w:t>
            </w:r>
            <w:r>
              <w:rPr>
                <w:rFonts w:ascii="Century Gothic" w:hAnsi="Century Gothic"/>
                <w:sz w:val="20"/>
                <w:szCs w:val="20"/>
                <w:lang w:val="es-MX"/>
              </w:rPr>
              <w:t>empresas que tienen el producto que necesitamos.</w:t>
            </w:r>
            <w:r w:rsidR="005B41CA">
              <w:rPr>
                <w:rFonts w:ascii="Century Gothic" w:hAnsi="Century Gothic"/>
                <w:sz w:val="20"/>
                <w:szCs w:val="20"/>
                <w:lang w:val="es-MX"/>
              </w:rPr>
              <w:t xml:space="preserve">  Se sugiere que cada ocasión que visiten a las fuentes seleccionadas, tomen registro de todos los productos que producen y se entregue a muestreo para </w:t>
            </w:r>
            <w:r w:rsidR="00B458EF">
              <w:rPr>
                <w:rFonts w:ascii="Century Gothic" w:hAnsi="Century Gothic"/>
                <w:sz w:val="20"/>
                <w:szCs w:val="20"/>
                <w:lang w:val="es-MX"/>
              </w:rPr>
              <w:t>que tome registro y haga una selección de empresa-</w:t>
            </w:r>
            <w:r w:rsidR="00B57F7B">
              <w:rPr>
                <w:rFonts w:ascii="Century Gothic" w:hAnsi="Century Gothic"/>
                <w:sz w:val="20"/>
                <w:szCs w:val="20"/>
                <w:lang w:val="es-MX"/>
              </w:rPr>
              <w:t>producto más</w:t>
            </w:r>
            <w:r w:rsidR="00B458EF">
              <w:rPr>
                <w:rFonts w:ascii="Century Gothic" w:hAnsi="Century Gothic"/>
                <w:sz w:val="20"/>
                <w:szCs w:val="20"/>
                <w:lang w:val="es-MX"/>
              </w:rPr>
              <w:t xml:space="preserve"> certer</w:t>
            </w:r>
            <w:r w:rsidR="004D145E">
              <w:rPr>
                <w:rFonts w:ascii="Century Gothic" w:hAnsi="Century Gothic"/>
                <w:sz w:val="20"/>
                <w:szCs w:val="20"/>
                <w:lang w:val="es-MX"/>
              </w:rPr>
              <w:t>o</w:t>
            </w:r>
            <w:r w:rsidR="000923EB">
              <w:rPr>
                <w:rFonts w:ascii="Century Gothic" w:hAnsi="Century Gothic"/>
                <w:sz w:val="20"/>
                <w:szCs w:val="20"/>
                <w:lang w:val="es-MX"/>
              </w:rPr>
              <w:t xml:space="preserve">, así todas las visitas serán productivas para uno u otro producto. </w:t>
            </w:r>
          </w:p>
          <w:p w14:paraId="1A3D1338" w14:textId="35DDB1C1" w:rsidR="00D53D7F" w:rsidRPr="00D46C23" w:rsidRDefault="005050D4" w:rsidP="002A7801">
            <w:pPr>
              <w:spacing w:before="240"/>
              <w:jc w:val="both"/>
              <w:rPr>
                <w:rFonts w:ascii="Century Gothic" w:hAnsi="Century Gothic"/>
                <w:sz w:val="20"/>
                <w:szCs w:val="20"/>
                <w:lang w:val="es-MX"/>
              </w:rPr>
            </w:pPr>
            <w:r>
              <w:rPr>
                <w:rFonts w:ascii="Century Gothic" w:hAnsi="Century Gothic"/>
                <w:sz w:val="20"/>
                <w:szCs w:val="20"/>
                <w:lang w:val="es-MX"/>
              </w:rPr>
              <w:t>Se aclara que el marco que se tiene no es total porque eso es difícil de obtener, ningún país en el mundo dispone de un marco total de productos.</w:t>
            </w:r>
          </w:p>
        </w:tc>
        <w:bookmarkStart w:id="7" w:name="_GoBack"/>
        <w:bookmarkEnd w:id="7"/>
      </w:tr>
      <w:tr w:rsidR="00E43045" w:rsidRPr="001376BF" w14:paraId="7E0D968A" w14:textId="77777777" w:rsidTr="00DC6BE7">
        <w:tc>
          <w:tcPr>
            <w:tcW w:w="14737" w:type="dxa"/>
            <w:gridSpan w:val="2"/>
            <w:tcBorders>
              <w:top w:val="single" w:sz="4" w:space="0" w:color="auto"/>
              <w:left w:val="single" w:sz="4" w:space="0" w:color="auto"/>
              <w:bottom w:val="single" w:sz="4" w:space="0" w:color="auto"/>
              <w:right w:val="single" w:sz="4" w:space="0" w:color="auto"/>
            </w:tcBorders>
          </w:tcPr>
          <w:p w14:paraId="29C40232" w14:textId="77777777" w:rsidR="009B2697" w:rsidRDefault="009B2697">
            <w:pPr>
              <w:spacing w:before="240"/>
              <w:jc w:val="both"/>
              <w:rPr>
                <w:ins w:id="8" w:author="INEC Omar Llambo" w:date="2023-12-27T09:30:00Z"/>
                <w:rFonts w:ascii="Century Gothic" w:hAnsi="Century Gothic"/>
                <w:b/>
                <w:bCs/>
                <w:sz w:val="20"/>
                <w:szCs w:val="20"/>
                <w:lang w:val="es-MX"/>
              </w:rPr>
            </w:pPr>
          </w:p>
          <w:p w14:paraId="50B21CDC" w14:textId="29DD4313" w:rsidR="00E43045" w:rsidRPr="00991085" w:rsidRDefault="00F57A5F">
            <w:pPr>
              <w:spacing w:before="240"/>
              <w:jc w:val="both"/>
              <w:rPr>
                <w:rFonts w:ascii="Century Gothic" w:hAnsi="Century Gothic"/>
                <w:b/>
                <w:bCs/>
                <w:sz w:val="20"/>
                <w:szCs w:val="20"/>
                <w:lang w:val="es-MX"/>
              </w:rPr>
            </w:pPr>
            <w:r w:rsidRPr="00991085">
              <w:rPr>
                <w:rFonts w:ascii="Century Gothic" w:hAnsi="Century Gothic"/>
                <w:b/>
                <w:bCs/>
                <w:sz w:val="20"/>
                <w:szCs w:val="20"/>
                <w:lang w:val="es-MX"/>
              </w:rPr>
              <w:lastRenderedPageBreak/>
              <w:t>Preguntas</w:t>
            </w:r>
          </w:p>
          <w:p w14:paraId="37019D99" w14:textId="0CC5453F" w:rsidR="00624E0A" w:rsidRPr="00624E0A" w:rsidRDefault="003E1C6A" w:rsidP="00624E0A">
            <w:pPr>
              <w:spacing w:before="240"/>
              <w:jc w:val="both"/>
              <w:rPr>
                <w:rFonts w:ascii="Century Gothic" w:hAnsi="Century Gothic"/>
                <w:sz w:val="20"/>
                <w:szCs w:val="20"/>
                <w:lang w:val="es-MX"/>
              </w:rPr>
            </w:pPr>
            <w:r w:rsidRPr="002E1D99">
              <w:rPr>
                <w:rFonts w:ascii="Century Gothic" w:hAnsi="Century Gothic"/>
                <w:b/>
                <w:sz w:val="20"/>
                <w:szCs w:val="20"/>
                <w:lang w:val="es-MX"/>
              </w:rPr>
              <w:t>DINEM</w:t>
            </w:r>
            <w:r w:rsidR="00624E0A" w:rsidRPr="002E1D99">
              <w:rPr>
                <w:rFonts w:ascii="Century Gothic" w:hAnsi="Century Gothic"/>
                <w:b/>
                <w:sz w:val="20"/>
                <w:szCs w:val="20"/>
                <w:lang w:val="es-MX"/>
              </w:rPr>
              <w:t>:</w:t>
            </w:r>
            <w:r w:rsidR="00624E0A">
              <w:rPr>
                <w:rFonts w:ascii="Century Gothic" w:hAnsi="Century Gothic"/>
                <w:sz w:val="20"/>
                <w:szCs w:val="20"/>
                <w:lang w:val="es-MX"/>
              </w:rPr>
              <w:t xml:space="preserve"> ¿</w:t>
            </w:r>
            <w:r w:rsidR="002E1D99">
              <w:rPr>
                <w:rFonts w:ascii="Century Gothic" w:hAnsi="Century Gothic"/>
                <w:sz w:val="20"/>
                <w:szCs w:val="20"/>
                <w:lang w:val="es-MX"/>
              </w:rPr>
              <w:t>S</w:t>
            </w:r>
            <w:r w:rsidR="00EB6B89">
              <w:rPr>
                <w:rFonts w:ascii="Century Gothic" w:hAnsi="Century Gothic"/>
                <w:sz w:val="20"/>
                <w:szCs w:val="20"/>
                <w:lang w:val="es-MX"/>
              </w:rPr>
              <w:t>i el diseño muestral estaría definido de manera</w:t>
            </w:r>
            <w:r w:rsidR="0040690A">
              <w:rPr>
                <w:rFonts w:ascii="Century Gothic" w:hAnsi="Century Gothic"/>
                <w:sz w:val="20"/>
                <w:szCs w:val="20"/>
                <w:lang w:val="es-MX"/>
              </w:rPr>
              <w:t xml:space="preserve"> en la</w:t>
            </w:r>
            <w:r w:rsidR="00EB6B89">
              <w:rPr>
                <w:rFonts w:ascii="Century Gothic" w:hAnsi="Century Gothic"/>
                <w:sz w:val="20"/>
                <w:szCs w:val="20"/>
                <w:lang w:val="es-MX"/>
              </w:rPr>
              <w:t xml:space="preserve"> que</w:t>
            </w:r>
            <w:r w:rsidR="0040690A">
              <w:rPr>
                <w:rFonts w:ascii="Century Gothic" w:hAnsi="Century Gothic"/>
                <w:sz w:val="20"/>
                <w:szCs w:val="20"/>
                <w:lang w:val="es-MX"/>
              </w:rPr>
              <w:t xml:space="preserve"> se defina</w:t>
            </w:r>
            <w:r w:rsidR="00EB6B89">
              <w:rPr>
                <w:rFonts w:ascii="Century Gothic" w:hAnsi="Century Gothic"/>
                <w:sz w:val="20"/>
                <w:szCs w:val="20"/>
                <w:lang w:val="es-MX"/>
              </w:rPr>
              <w:t xml:space="preserve"> un dominio y</w:t>
            </w:r>
            <w:r w:rsidR="0040690A">
              <w:rPr>
                <w:rFonts w:ascii="Century Gothic" w:hAnsi="Century Gothic"/>
                <w:sz w:val="20"/>
                <w:szCs w:val="20"/>
                <w:lang w:val="es-MX"/>
              </w:rPr>
              <w:t xml:space="preserve"> se calcule el tamaño, por ejemplo, </w:t>
            </w:r>
            <w:r w:rsidR="00EB6B89">
              <w:rPr>
                <w:rFonts w:ascii="Century Gothic" w:hAnsi="Century Gothic"/>
                <w:sz w:val="20"/>
                <w:szCs w:val="20"/>
                <w:lang w:val="es-MX"/>
              </w:rPr>
              <w:t>de empresas que se dedican a producir la actividad A, y suponiendo que obtenemos un tamaño de muestra 25, los 25 se tiene que distribuir en el tamaño de empresa 2, 3 y 4</w:t>
            </w:r>
            <w:r w:rsidR="00624E0A">
              <w:rPr>
                <w:rFonts w:ascii="Century Gothic" w:hAnsi="Century Gothic"/>
                <w:sz w:val="20"/>
                <w:szCs w:val="20"/>
                <w:lang w:val="es-MX"/>
              </w:rPr>
              <w:t>?</w:t>
            </w:r>
          </w:p>
          <w:p w14:paraId="60918167" w14:textId="64AFE820" w:rsidR="00082218" w:rsidRDefault="002E1D99" w:rsidP="00624E0A">
            <w:pPr>
              <w:spacing w:before="240"/>
              <w:jc w:val="both"/>
              <w:rPr>
                <w:rFonts w:ascii="Century Gothic" w:hAnsi="Century Gothic"/>
                <w:sz w:val="20"/>
                <w:szCs w:val="20"/>
                <w:lang w:val="es-MX"/>
              </w:rPr>
            </w:pPr>
            <w:r w:rsidRPr="002E1D99">
              <w:rPr>
                <w:rFonts w:ascii="Century Gothic" w:hAnsi="Century Gothic"/>
                <w:b/>
                <w:sz w:val="20"/>
                <w:szCs w:val="20"/>
                <w:lang w:val="es-MX"/>
              </w:rPr>
              <w:t xml:space="preserve">FMI: </w:t>
            </w:r>
            <w:r w:rsidR="007E5F4F">
              <w:rPr>
                <w:rFonts w:ascii="Century Gothic" w:hAnsi="Century Gothic"/>
                <w:sz w:val="20"/>
                <w:szCs w:val="20"/>
                <w:lang w:val="es-MX"/>
              </w:rPr>
              <w:t>Sí,</w:t>
            </w:r>
            <w:r w:rsidR="00963494">
              <w:rPr>
                <w:rFonts w:ascii="Century Gothic" w:hAnsi="Century Gothic"/>
                <w:sz w:val="20"/>
                <w:szCs w:val="20"/>
                <w:lang w:val="es-MX"/>
              </w:rPr>
              <w:t xml:space="preserve"> el proceso </w:t>
            </w:r>
            <w:r w:rsidR="007E5F4F">
              <w:rPr>
                <w:rFonts w:ascii="Century Gothic" w:hAnsi="Century Gothic"/>
                <w:sz w:val="20"/>
                <w:szCs w:val="20"/>
                <w:lang w:val="es-MX"/>
              </w:rPr>
              <w:t xml:space="preserve">se </w:t>
            </w:r>
            <w:r w:rsidR="00963494">
              <w:rPr>
                <w:rFonts w:ascii="Century Gothic" w:hAnsi="Century Gothic"/>
                <w:sz w:val="20"/>
                <w:szCs w:val="20"/>
                <w:lang w:val="es-MX"/>
              </w:rPr>
              <w:t>puede realizar así</w:t>
            </w:r>
            <w:r w:rsidR="007E5F4F">
              <w:rPr>
                <w:rFonts w:ascii="Century Gothic" w:hAnsi="Century Gothic"/>
                <w:sz w:val="20"/>
                <w:szCs w:val="20"/>
                <w:lang w:val="es-MX"/>
              </w:rPr>
              <w:t xml:space="preserve">, </w:t>
            </w:r>
            <w:r w:rsidR="00963494">
              <w:rPr>
                <w:rFonts w:ascii="Century Gothic" w:hAnsi="Century Gothic"/>
                <w:sz w:val="20"/>
                <w:szCs w:val="20"/>
                <w:lang w:val="es-MX"/>
              </w:rPr>
              <w:t>para que sea más práctico y no demorarse en realizar una re</w:t>
            </w:r>
            <w:r w:rsidR="00EC24B9">
              <w:rPr>
                <w:rFonts w:ascii="Century Gothic" w:hAnsi="Century Gothic"/>
                <w:sz w:val="20"/>
                <w:szCs w:val="20"/>
                <w:lang w:val="es-MX"/>
              </w:rPr>
              <w:t xml:space="preserve"> </w:t>
            </w:r>
            <w:r w:rsidR="00963494">
              <w:rPr>
                <w:rFonts w:ascii="Century Gothic" w:hAnsi="Century Gothic"/>
                <w:sz w:val="20"/>
                <w:szCs w:val="20"/>
                <w:lang w:val="es-MX"/>
              </w:rPr>
              <w:t>sel</w:t>
            </w:r>
            <w:r w:rsidR="00EC24B9">
              <w:rPr>
                <w:rFonts w:ascii="Century Gothic" w:hAnsi="Century Gothic"/>
                <w:sz w:val="20"/>
                <w:szCs w:val="20"/>
                <w:lang w:val="es-MX"/>
              </w:rPr>
              <w:t>e</w:t>
            </w:r>
            <w:r w:rsidR="00963494">
              <w:rPr>
                <w:rFonts w:ascii="Century Gothic" w:hAnsi="Century Gothic"/>
                <w:sz w:val="20"/>
                <w:szCs w:val="20"/>
                <w:lang w:val="es-MX"/>
              </w:rPr>
              <w:t>cción</w:t>
            </w:r>
            <w:r w:rsidR="003A32B6">
              <w:rPr>
                <w:rFonts w:ascii="Century Gothic" w:hAnsi="Century Gothic"/>
                <w:sz w:val="20"/>
                <w:szCs w:val="20"/>
                <w:lang w:val="es-MX"/>
              </w:rPr>
              <w:t>. Por ejemplo, se t</w:t>
            </w:r>
            <w:r w:rsidR="001C0363">
              <w:rPr>
                <w:rFonts w:ascii="Century Gothic" w:hAnsi="Century Gothic"/>
                <w:sz w:val="20"/>
                <w:szCs w:val="20"/>
                <w:lang w:val="es-MX"/>
              </w:rPr>
              <w:t>iene un tamaño de muestra de 12 empresas, los investigadores van a las 12 empresas y envían la información, cua</w:t>
            </w:r>
            <w:r w:rsidR="00687CF8">
              <w:rPr>
                <w:rFonts w:ascii="Century Gothic" w:hAnsi="Century Gothic"/>
                <w:sz w:val="20"/>
                <w:szCs w:val="20"/>
                <w:lang w:val="es-MX"/>
              </w:rPr>
              <w:t>ndo llegue a Planta Central</w:t>
            </w:r>
            <w:r w:rsidR="001C0363">
              <w:rPr>
                <w:rFonts w:ascii="Century Gothic" w:hAnsi="Century Gothic"/>
                <w:sz w:val="20"/>
                <w:szCs w:val="20"/>
                <w:lang w:val="es-MX"/>
              </w:rPr>
              <w:t xml:space="preserve"> la información de las </w:t>
            </w:r>
            <w:r w:rsidR="00082218">
              <w:rPr>
                <w:rFonts w:ascii="Century Gothic" w:hAnsi="Century Gothic"/>
                <w:sz w:val="20"/>
                <w:szCs w:val="20"/>
                <w:lang w:val="es-MX"/>
              </w:rPr>
              <w:t xml:space="preserve"> </w:t>
            </w:r>
            <w:r w:rsidR="001C0363">
              <w:rPr>
                <w:rFonts w:ascii="Century Gothic" w:hAnsi="Century Gothic"/>
                <w:sz w:val="20"/>
                <w:szCs w:val="20"/>
                <w:lang w:val="es-MX"/>
              </w:rPr>
              <w:t xml:space="preserve"> empresas</w:t>
            </w:r>
            <w:r w:rsidR="00082218">
              <w:rPr>
                <w:rFonts w:ascii="Century Gothic" w:hAnsi="Century Gothic"/>
                <w:sz w:val="20"/>
                <w:szCs w:val="20"/>
                <w:lang w:val="es-MX"/>
              </w:rPr>
              <w:t xml:space="preserve"> investigadas en campo,</w:t>
            </w:r>
            <w:r w:rsidR="00687CF8">
              <w:rPr>
                <w:rFonts w:ascii="Century Gothic" w:hAnsi="Century Gothic"/>
                <w:sz w:val="20"/>
                <w:szCs w:val="20"/>
                <w:lang w:val="es-MX"/>
              </w:rPr>
              <w:t xml:space="preserve"> se analiza cuánta informaci</w:t>
            </w:r>
            <w:r w:rsidR="0040690A">
              <w:rPr>
                <w:rFonts w:ascii="Century Gothic" w:hAnsi="Century Gothic"/>
                <w:sz w:val="20"/>
                <w:szCs w:val="20"/>
                <w:lang w:val="es-MX"/>
              </w:rPr>
              <w:t>ón llegó</w:t>
            </w:r>
            <w:r w:rsidR="003922EA">
              <w:rPr>
                <w:rFonts w:ascii="Century Gothic" w:hAnsi="Century Gothic"/>
                <w:sz w:val="20"/>
                <w:szCs w:val="20"/>
                <w:lang w:val="es-MX"/>
              </w:rPr>
              <w:t>,</w:t>
            </w:r>
            <w:r w:rsidR="00082218">
              <w:rPr>
                <w:rFonts w:ascii="Century Gothic" w:hAnsi="Century Gothic"/>
                <w:sz w:val="20"/>
                <w:szCs w:val="20"/>
                <w:lang w:val="es-MX"/>
              </w:rPr>
              <w:t xml:space="preserve"> sino se cumple con el tamaño de la muestra, </w:t>
            </w:r>
            <w:r w:rsidR="003922EA">
              <w:rPr>
                <w:rFonts w:ascii="Century Gothic" w:hAnsi="Century Gothic"/>
                <w:sz w:val="20"/>
                <w:szCs w:val="20"/>
                <w:lang w:val="es-MX"/>
              </w:rPr>
              <w:t xml:space="preserve">se </w:t>
            </w:r>
            <w:r w:rsidR="00082218">
              <w:rPr>
                <w:rFonts w:ascii="Century Gothic" w:hAnsi="Century Gothic"/>
                <w:sz w:val="20"/>
                <w:szCs w:val="20"/>
                <w:lang w:val="es-MX"/>
              </w:rPr>
              <w:t>envían</w:t>
            </w:r>
            <w:r w:rsidR="003922EA">
              <w:rPr>
                <w:rFonts w:ascii="Century Gothic" w:hAnsi="Century Gothic"/>
                <w:sz w:val="20"/>
                <w:szCs w:val="20"/>
                <w:lang w:val="es-MX"/>
              </w:rPr>
              <w:t xml:space="preserve"> </w:t>
            </w:r>
            <w:r w:rsidR="00687CF8">
              <w:rPr>
                <w:rFonts w:ascii="Century Gothic" w:hAnsi="Century Gothic"/>
                <w:sz w:val="20"/>
                <w:szCs w:val="20"/>
                <w:lang w:val="es-MX"/>
              </w:rPr>
              <w:t>15</w:t>
            </w:r>
            <w:r w:rsidR="003922EA">
              <w:rPr>
                <w:rFonts w:ascii="Century Gothic" w:hAnsi="Century Gothic"/>
                <w:sz w:val="20"/>
                <w:szCs w:val="20"/>
                <w:lang w:val="es-MX"/>
              </w:rPr>
              <w:t xml:space="preserve"> empresas</w:t>
            </w:r>
            <w:r w:rsidR="00082218">
              <w:rPr>
                <w:rFonts w:ascii="Century Gothic" w:hAnsi="Century Gothic"/>
                <w:sz w:val="20"/>
                <w:szCs w:val="20"/>
                <w:lang w:val="es-MX"/>
              </w:rPr>
              <w:t xml:space="preserve"> adicionales </w:t>
            </w:r>
            <w:r w:rsidR="003922EA">
              <w:rPr>
                <w:rFonts w:ascii="Century Gothic" w:hAnsi="Century Gothic"/>
                <w:sz w:val="20"/>
                <w:szCs w:val="20"/>
                <w:lang w:val="es-MX"/>
              </w:rPr>
              <w:t xml:space="preserve"> y de igual manera se analiza que </w:t>
            </w:r>
            <w:r w:rsidR="0040690A">
              <w:rPr>
                <w:rFonts w:ascii="Century Gothic" w:hAnsi="Century Gothic"/>
                <w:sz w:val="20"/>
                <w:szCs w:val="20"/>
                <w:lang w:val="es-MX"/>
              </w:rPr>
              <w:t xml:space="preserve">se </w:t>
            </w:r>
            <w:r w:rsidR="003922EA">
              <w:rPr>
                <w:rFonts w:ascii="Century Gothic" w:hAnsi="Century Gothic"/>
                <w:sz w:val="20"/>
                <w:szCs w:val="20"/>
                <w:lang w:val="es-MX"/>
              </w:rPr>
              <w:t>encontró</w:t>
            </w:r>
            <w:r w:rsidR="00082218">
              <w:rPr>
                <w:rFonts w:ascii="Century Gothic" w:hAnsi="Century Gothic"/>
                <w:sz w:val="20"/>
                <w:szCs w:val="20"/>
                <w:lang w:val="es-MX"/>
              </w:rPr>
              <w:t xml:space="preserve">, a fin de completar </w:t>
            </w:r>
            <w:r w:rsidR="003922EA">
              <w:rPr>
                <w:rFonts w:ascii="Century Gothic" w:hAnsi="Century Gothic"/>
                <w:sz w:val="20"/>
                <w:szCs w:val="20"/>
                <w:lang w:val="es-MX"/>
              </w:rPr>
              <w:t>12 empresas</w:t>
            </w:r>
            <w:r w:rsidR="00082218">
              <w:rPr>
                <w:rFonts w:ascii="Century Gothic" w:hAnsi="Century Gothic"/>
                <w:sz w:val="20"/>
                <w:szCs w:val="20"/>
                <w:lang w:val="es-MX"/>
              </w:rPr>
              <w:t xml:space="preserve"> iniciales</w:t>
            </w:r>
            <w:r w:rsidR="003922EA">
              <w:rPr>
                <w:rFonts w:ascii="Century Gothic" w:hAnsi="Century Gothic"/>
                <w:sz w:val="20"/>
                <w:szCs w:val="20"/>
                <w:lang w:val="es-MX"/>
              </w:rPr>
              <w:t xml:space="preserve">, </w:t>
            </w:r>
            <w:r w:rsidR="004F59FA">
              <w:rPr>
                <w:rFonts w:ascii="Century Gothic" w:hAnsi="Century Gothic"/>
                <w:sz w:val="20"/>
                <w:szCs w:val="20"/>
                <w:lang w:val="es-MX"/>
              </w:rPr>
              <w:t xml:space="preserve">en principio no sabemos que producen las empresas de la muestra, luego cuando </w:t>
            </w:r>
            <w:r w:rsidR="00082218">
              <w:rPr>
                <w:rFonts w:ascii="Century Gothic" w:hAnsi="Century Gothic"/>
                <w:sz w:val="20"/>
                <w:szCs w:val="20"/>
                <w:lang w:val="es-MX"/>
              </w:rPr>
              <w:t>obtenemos</w:t>
            </w:r>
            <w:r w:rsidR="004F59FA">
              <w:rPr>
                <w:rFonts w:ascii="Century Gothic" w:hAnsi="Century Gothic"/>
                <w:sz w:val="20"/>
                <w:szCs w:val="20"/>
                <w:lang w:val="es-MX"/>
              </w:rPr>
              <w:t xml:space="preserve"> la información se sabe que producen en 2A, 3A y 4A.</w:t>
            </w:r>
            <w:r w:rsidR="003203A1">
              <w:rPr>
                <w:rFonts w:ascii="Century Gothic" w:hAnsi="Century Gothic"/>
                <w:sz w:val="20"/>
                <w:szCs w:val="20"/>
                <w:lang w:val="es-MX"/>
              </w:rPr>
              <w:t xml:space="preserve"> Con esta información se puede dar a las empresas de tamaño grande la probabilidad de 1</w:t>
            </w:r>
            <w:r w:rsidR="008F3D35">
              <w:rPr>
                <w:rFonts w:ascii="Century Gothic" w:hAnsi="Century Gothic"/>
                <w:sz w:val="20"/>
                <w:szCs w:val="20"/>
                <w:lang w:val="es-MX"/>
              </w:rPr>
              <w:t>, a las medianas les calculo un</w:t>
            </w:r>
            <w:r w:rsidR="003203A1">
              <w:rPr>
                <w:rFonts w:ascii="Century Gothic" w:hAnsi="Century Gothic"/>
                <w:sz w:val="20"/>
                <w:szCs w:val="20"/>
                <w:lang w:val="es-MX"/>
              </w:rPr>
              <w:t xml:space="preserve"> tamaño de muestra</w:t>
            </w:r>
            <w:r w:rsidR="00CD0DA6">
              <w:rPr>
                <w:rFonts w:ascii="Century Gothic" w:hAnsi="Century Gothic"/>
                <w:sz w:val="20"/>
                <w:szCs w:val="20"/>
                <w:lang w:val="es-MX"/>
              </w:rPr>
              <w:t xml:space="preserve"> y a las pequeñas calculo otro tamaño de muestra</w:t>
            </w:r>
            <w:r w:rsidR="008F3D35">
              <w:rPr>
                <w:rFonts w:ascii="Century Gothic" w:hAnsi="Century Gothic"/>
                <w:sz w:val="20"/>
                <w:szCs w:val="20"/>
                <w:lang w:val="es-MX"/>
              </w:rPr>
              <w:t xml:space="preserve">, </w:t>
            </w:r>
            <w:commentRangeStart w:id="9"/>
            <w:r w:rsidR="008F3D35">
              <w:rPr>
                <w:rFonts w:ascii="Century Gothic" w:hAnsi="Century Gothic"/>
                <w:sz w:val="20"/>
                <w:szCs w:val="20"/>
                <w:lang w:val="es-MX"/>
              </w:rPr>
              <w:t>todo esto por producto</w:t>
            </w:r>
            <w:r w:rsidR="00AC4746">
              <w:rPr>
                <w:rFonts w:ascii="Century Gothic" w:hAnsi="Century Gothic"/>
                <w:sz w:val="20"/>
                <w:szCs w:val="20"/>
                <w:lang w:val="es-MX"/>
              </w:rPr>
              <w:t>.</w:t>
            </w:r>
            <w:commentRangeEnd w:id="9"/>
            <w:r w:rsidR="00C217D9">
              <w:rPr>
                <w:rStyle w:val="Refdecomentario"/>
              </w:rPr>
              <w:commentReference w:id="9"/>
            </w:r>
          </w:p>
          <w:p w14:paraId="7F01B136" w14:textId="77777777" w:rsidR="00082218" w:rsidRDefault="00082218" w:rsidP="00082218">
            <w:pPr>
              <w:jc w:val="both"/>
              <w:rPr>
                <w:rFonts w:ascii="Century Gothic" w:hAnsi="Century Gothic"/>
                <w:b/>
                <w:sz w:val="20"/>
                <w:szCs w:val="20"/>
                <w:lang w:val="es-MX"/>
              </w:rPr>
            </w:pPr>
            <w:r>
              <w:rPr>
                <w:rFonts w:ascii="Century Gothic" w:hAnsi="Century Gothic"/>
                <w:b/>
                <w:sz w:val="20"/>
                <w:szCs w:val="20"/>
                <w:lang w:val="es-MX"/>
              </w:rPr>
              <w:t xml:space="preserve"> </w:t>
            </w:r>
          </w:p>
          <w:p w14:paraId="05087B04" w14:textId="19B13B8C" w:rsidR="00082218" w:rsidRDefault="008F3D35" w:rsidP="00082218">
            <w:pPr>
              <w:jc w:val="both"/>
              <w:rPr>
                <w:rFonts w:ascii="Century Gothic" w:hAnsi="Century Gothic"/>
                <w:sz w:val="20"/>
                <w:szCs w:val="20"/>
                <w:lang w:val="es-MX"/>
              </w:rPr>
            </w:pPr>
            <w:r w:rsidRPr="007E5F4F">
              <w:rPr>
                <w:rFonts w:ascii="Century Gothic" w:hAnsi="Century Gothic"/>
                <w:b/>
                <w:sz w:val="20"/>
                <w:szCs w:val="20"/>
                <w:lang w:val="es-MX"/>
              </w:rPr>
              <w:t>DINEM:</w:t>
            </w:r>
            <w:r>
              <w:rPr>
                <w:rFonts w:ascii="Century Gothic" w:hAnsi="Century Gothic"/>
                <w:sz w:val="20"/>
                <w:szCs w:val="20"/>
                <w:lang w:val="es-MX"/>
              </w:rPr>
              <w:t xml:space="preserve"> ¿</w:t>
            </w:r>
            <w:r w:rsidR="009F780C">
              <w:rPr>
                <w:rFonts w:ascii="Century Gothic" w:hAnsi="Century Gothic"/>
                <w:sz w:val="20"/>
                <w:szCs w:val="20"/>
                <w:lang w:val="es-MX"/>
              </w:rPr>
              <w:t>El tamaño de l</w:t>
            </w:r>
            <w:r>
              <w:rPr>
                <w:rFonts w:ascii="Century Gothic" w:hAnsi="Century Gothic"/>
                <w:sz w:val="20"/>
                <w:szCs w:val="20"/>
                <w:lang w:val="es-MX"/>
              </w:rPr>
              <w:t>a empresa podría ser re</w:t>
            </w:r>
            <w:r w:rsidR="009F780C">
              <w:rPr>
                <w:rFonts w:ascii="Century Gothic" w:hAnsi="Century Gothic"/>
                <w:sz w:val="20"/>
                <w:szCs w:val="20"/>
                <w:lang w:val="es-MX"/>
              </w:rPr>
              <w:t>categorizada</w:t>
            </w:r>
            <w:r>
              <w:rPr>
                <w:rFonts w:ascii="Century Gothic" w:hAnsi="Century Gothic"/>
                <w:sz w:val="20"/>
                <w:szCs w:val="20"/>
                <w:lang w:val="es-MX"/>
              </w:rPr>
              <w:t xml:space="preserve"> en función a los niveles de producción de determinado producto</w:t>
            </w:r>
            <w:r w:rsidR="009F780C">
              <w:rPr>
                <w:rFonts w:ascii="Century Gothic" w:hAnsi="Century Gothic"/>
                <w:sz w:val="20"/>
                <w:szCs w:val="20"/>
                <w:lang w:val="es-MX"/>
              </w:rPr>
              <w:t>?</w:t>
            </w:r>
          </w:p>
          <w:p w14:paraId="093F455E" w14:textId="24DB12FE" w:rsidR="008F3D35" w:rsidRDefault="00A6115D" w:rsidP="00082218">
            <w:pPr>
              <w:jc w:val="both"/>
              <w:rPr>
                <w:rFonts w:ascii="Century Gothic" w:hAnsi="Century Gothic"/>
                <w:sz w:val="20"/>
                <w:szCs w:val="20"/>
                <w:lang w:val="es-MX"/>
              </w:rPr>
            </w:pPr>
            <w:r w:rsidRPr="006D2673">
              <w:rPr>
                <w:rFonts w:ascii="Century Gothic" w:hAnsi="Century Gothic"/>
                <w:b/>
                <w:sz w:val="20"/>
                <w:szCs w:val="20"/>
                <w:lang w:val="es-MX"/>
              </w:rPr>
              <w:t>FMI:</w:t>
            </w:r>
            <w:r>
              <w:rPr>
                <w:rFonts w:ascii="Century Gothic" w:hAnsi="Century Gothic"/>
                <w:sz w:val="20"/>
                <w:szCs w:val="20"/>
                <w:lang w:val="es-MX"/>
              </w:rPr>
              <w:t xml:space="preserve"> S</w:t>
            </w:r>
            <w:r w:rsidR="00082218">
              <w:rPr>
                <w:rFonts w:ascii="Century Gothic" w:hAnsi="Century Gothic"/>
                <w:sz w:val="20"/>
                <w:szCs w:val="20"/>
                <w:lang w:val="es-MX"/>
              </w:rPr>
              <w:t>í</w:t>
            </w:r>
            <w:r>
              <w:rPr>
                <w:rFonts w:ascii="Century Gothic" w:hAnsi="Century Gothic"/>
                <w:sz w:val="20"/>
                <w:szCs w:val="20"/>
                <w:lang w:val="es-MX"/>
              </w:rPr>
              <w:t>, exactamente el tamaño de la empresa podría ser re categorizado</w:t>
            </w:r>
            <w:r w:rsidR="00676FFC">
              <w:rPr>
                <w:rFonts w:ascii="Century Gothic" w:hAnsi="Century Gothic"/>
                <w:sz w:val="20"/>
                <w:szCs w:val="20"/>
                <w:lang w:val="es-MX"/>
              </w:rPr>
              <w:t>, pero siempre y cuando se tenga</w:t>
            </w:r>
            <w:r w:rsidR="004D6C0B">
              <w:rPr>
                <w:rFonts w:ascii="Century Gothic" w:hAnsi="Century Gothic"/>
                <w:sz w:val="20"/>
                <w:szCs w:val="20"/>
                <w:lang w:val="es-MX"/>
              </w:rPr>
              <w:t xml:space="preserve"> la representación de producción de la empresa, por ejemplo: ropa de mujer representa el 20%, ropa de hombre el 35%, ropa de niña el 15% y ropa de niño el 30%.</w:t>
            </w:r>
            <w:r w:rsidR="007779E8">
              <w:rPr>
                <w:rFonts w:ascii="Century Gothic" w:hAnsi="Century Gothic"/>
                <w:sz w:val="20"/>
                <w:szCs w:val="20"/>
                <w:lang w:val="es-MX"/>
              </w:rPr>
              <w:t xml:space="preserve"> Y en el caso de que no se tenga el dato de representatividad se podría tomar el total de ventas y determinar que</w:t>
            </w:r>
            <w:r w:rsidR="00082218">
              <w:rPr>
                <w:rFonts w:ascii="Century Gothic" w:hAnsi="Century Gothic"/>
                <w:sz w:val="20"/>
                <w:szCs w:val="20"/>
                <w:lang w:val="es-MX"/>
              </w:rPr>
              <w:t xml:space="preserve"> la empresa es de tamaño grande, en función al </w:t>
            </w:r>
            <w:r w:rsidR="007779E8">
              <w:rPr>
                <w:rFonts w:ascii="Century Gothic" w:hAnsi="Century Gothic"/>
                <w:sz w:val="20"/>
                <w:szCs w:val="20"/>
                <w:lang w:val="es-MX"/>
              </w:rPr>
              <w:t>producto más vendido.</w:t>
            </w:r>
          </w:p>
          <w:p w14:paraId="4CE3E610" w14:textId="77777777" w:rsidR="00030F00" w:rsidRDefault="00030F00" w:rsidP="00082218">
            <w:pPr>
              <w:jc w:val="both"/>
              <w:rPr>
                <w:rFonts w:ascii="Century Gothic" w:hAnsi="Century Gothic"/>
                <w:sz w:val="20"/>
                <w:szCs w:val="20"/>
                <w:lang w:val="es-MX"/>
              </w:rPr>
            </w:pPr>
          </w:p>
          <w:p w14:paraId="65FB7D6D" w14:textId="68C1FBC5" w:rsidR="00030F00" w:rsidRDefault="008A4FEA" w:rsidP="00030F00">
            <w:pPr>
              <w:jc w:val="both"/>
              <w:rPr>
                <w:rFonts w:ascii="Century Gothic" w:hAnsi="Century Gothic"/>
                <w:sz w:val="20"/>
                <w:szCs w:val="20"/>
                <w:lang w:val="es-MX"/>
              </w:rPr>
            </w:pPr>
            <w:r w:rsidRPr="006D2673">
              <w:rPr>
                <w:rFonts w:ascii="Century Gothic" w:hAnsi="Century Gothic"/>
                <w:b/>
                <w:sz w:val="20"/>
                <w:szCs w:val="20"/>
                <w:lang w:val="es-MX"/>
              </w:rPr>
              <w:t>DINEM</w:t>
            </w:r>
            <w:r w:rsidR="006D2673" w:rsidRPr="006D2673">
              <w:rPr>
                <w:rFonts w:ascii="Century Gothic" w:hAnsi="Century Gothic"/>
                <w:b/>
                <w:sz w:val="20"/>
                <w:szCs w:val="20"/>
                <w:lang w:val="es-MX"/>
              </w:rPr>
              <w:t>:</w:t>
            </w:r>
            <w:r>
              <w:rPr>
                <w:rFonts w:ascii="Century Gothic" w:hAnsi="Century Gothic"/>
                <w:sz w:val="20"/>
                <w:szCs w:val="20"/>
                <w:lang w:val="es-MX"/>
              </w:rPr>
              <w:t xml:space="preserve"> ¿</w:t>
            </w:r>
            <w:r w:rsidR="00E7033C">
              <w:rPr>
                <w:rFonts w:ascii="Century Gothic" w:hAnsi="Century Gothic"/>
                <w:sz w:val="20"/>
                <w:szCs w:val="20"/>
                <w:lang w:val="es-MX"/>
              </w:rPr>
              <w:t xml:space="preserve">El siguiente paso sería </w:t>
            </w:r>
            <w:r w:rsidR="00082218">
              <w:rPr>
                <w:rFonts w:ascii="Century Gothic" w:hAnsi="Century Gothic"/>
                <w:sz w:val="20"/>
                <w:szCs w:val="20"/>
                <w:lang w:val="es-MX"/>
              </w:rPr>
              <w:t>proporcionar al CAB-SIPP, e</w:t>
            </w:r>
            <w:r>
              <w:rPr>
                <w:rFonts w:ascii="Century Gothic" w:hAnsi="Century Gothic"/>
                <w:sz w:val="20"/>
                <w:szCs w:val="20"/>
                <w:lang w:val="es-MX"/>
              </w:rPr>
              <w:t xml:space="preserve">l listado de todos los dominios de estudio con todos los tamaños de muestra y la selección </w:t>
            </w:r>
            <w:r w:rsidR="00082218">
              <w:rPr>
                <w:rFonts w:ascii="Century Gothic" w:hAnsi="Century Gothic"/>
                <w:sz w:val="20"/>
                <w:szCs w:val="20"/>
                <w:lang w:val="es-MX"/>
              </w:rPr>
              <w:t xml:space="preserve">de la muestra </w:t>
            </w:r>
            <w:r w:rsidR="002134C3">
              <w:rPr>
                <w:rFonts w:ascii="Century Gothic" w:hAnsi="Century Gothic"/>
                <w:sz w:val="20"/>
                <w:szCs w:val="20"/>
                <w:lang w:val="es-MX"/>
              </w:rPr>
              <w:t>en los dominios definidos</w:t>
            </w:r>
            <w:r>
              <w:rPr>
                <w:rFonts w:ascii="Century Gothic" w:hAnsi="Century Gothic"/>
                <w:sz w:val="20"/>
                <w:szCs w:val="20"/>
                <w:lang w:val="es-MX"/>
              </w:rPr>
              <w:t>?</w:t>
            </w:r>
          </w:p>
          <w:p w14:paraId="7DC065B6" w14:textId="77777777" w:rsidR="00991085" w:rsidRDefault="00E7033C" w:rsidP="00AC4746">
            <w:pPr>
              <w:jc w:val="both"/>
              <w:rPr>
                <w:ins w:id="10" w:author="INEC Omar Llambo" w:date="2023-12-27T09:41:00Z"/>
                <w:rFonts w:ascii="Century Gothic" w:hAnsi="Century Gothic"/>
                <w:sz w:val="20"/>
                <w:szCs w:val="20"/>
                <w:lang w:val="es-MX"/>
              </w:rPr>
            </w:pPr>
            <w:r w:rsidRPr="006D2673">
              <w:rPr>
                <w:rFonts w:ascii="Century Gothic" w:hAnsi="Century Gothic"/>
                <w:b/>
                <w:sz w:val="20"/>
                <w:szCs w:val="20"/>
                <w:lang w:val="es-MX"/>
              </w:rPr>
              <w:t>FMI</w:t>
            </w:r>
            <w:r w:rsidR="006D2673" w:rsidRPr="006D2673">
              <w:rPr>
                <w:rFonts w:ascii="Century Gothic" w:hAnsi="Century Gothic"/>
                <w:b/>
                <w:sz w:val="20"/>
                <w:szCs w:val="20"/>
                <w:lang w:val="es-MX"/>
              </w:rPr>
              <w:t>:</w:t>
            </w:r>
            <w:r w:rsidR="00030F00">
              <w:rPr>
                <w:rFonts w:ascii="Century Gothic" w:hAnsi="Century Gothic"/>
                <w:sz w:val="20"/>
                <w:szCs w:val="20"/>
                <w:lang w:val="es-MX"/>
              </w:rPr>
              <w:t xml:space="preserve"> Sí, </w:t>
            </w:r>
            <w:r w:rsidR="00296BA3">
              <w:rPr>
                <w:rFonts w:ascii="Century Gothic" w:hAnsi="Century Gothic"/>
                <w:sz w:val="20"/>
                <w:szCs w:val="20"/>
                <w:lang w:val="es-MX"/>
              </w:rPr>
              <w:t>porque de la primera muestra se va a disponer de sub</w:t>
            </w:r>
            <w:r w:rsidR="00CC73D8">
              <w:rPr>
                <w:rFonts w:ascii="Century Gothic" w:hAnsi="Century Gothic"/>
                <w:sz w:val="20"/>
                <w:szCs w:val="20"/>
                <w:lang w:val="es-MX"/>
              </w:rPr>
              <w:t xml:space="preserve"> </w:t>
            </w:r>
            <w:r w:rsidR="00296BA3">
              <w:rPr>
                <w:rFonts w:ascii="Century Gothic" w:hAnsi="Century Gothic"/>
                <w:sz w:val="20"/>
                <w:szCs w:val="20"/>
                <w:lang w:val="es-MX"/>
              </w:rPr>
              <w:t>muestras</w:t>
            </w:r>
            <w:r w:rsidR="00030F00">
              <w:rPr>
                <w:rFonts w:ascii="Century Gothic" w:hAnsi="Century Gothic"/>
                <w:sz w:val="20"/>
                <w:szCs w:val="20"/>
                <w:lang w:val="es-MX"/>
              </w:rPr>
              <w:t>; ah</w:t>
            </w:r>
            <w:r w:rsidR="00CC73D8">
              <w:rPr>
                <w:rFonts w:ascii="Century Gothic" w:hAnsi="Century Gothic"/>
                <w:sz w:val="20"/>
                <w:szCs w:val="20"/>
                <w:lang w:val="es-MX"/>
              </w:rPr>
              <w:t>ora bien</w:t>
            </w:r>
            <w:r w:rsidR="00030F00">
              <w:rPr>
                <w:rFonts w:ascii="Century Gothic" w:hAnsi="Century Gothic"/>
                <w:sz w:val="20"/>
                <w:szCs w:val="20"/>
                <w:lang w:val="es-MX"/>
              </w:rPr>
              <w:t xml:space="preserve">, se puede presentar problemas, </w:t>
            </w:r>
            <w:r w:rsidR="00CC73D8">
              <w:rPr>
                <w:rFonts w:ascii="Century Gothic" w:hAnsi="Century Gothic"/>
                <w:sz w:val="20"/>
                <w:szCs w:val="20"/>
                <w:lang w:val="es-MX"/>
              </w:rPr>
              <w:t>si en algún producto no se encuentra información, en este caso se tendría que hacer muestreo dirigido</w:t>
            </w:r>
            <w:r w:rsidR="00052819">
              <w:rPr>
                <w:rFonts w:ascii="Century Gothic" w:hAnsi="Century Gothic"/>
                <w:sz w:val="20"/>
                <w:szCs w:val="20"/>
                <w:lang w:val="es-MX"/>
              </w:rPr>
              <w:t>.</w:t>
            </w:r>
            <w:r w:rsidR="004B04DA">
              <w:rPr>
                <w:rFonts w:ascii="Century Gothic" w:hAnsi="Century Gothic"/>
                <w:sz w:val="20"/>
                <w:szCs w:val="20"/>
                <w:lang w:val="es-MX"/>
              </w:rPr>
              <w:t xml:space="preserve"> Entonces se puede tener un muestre</w:t>
            </w:r>
            <w:r w:rsidR="00E00285">
              <w:rPr>
                <w:rFonts w:ascii="Century Gothic" w:hAnsi="Century Gothic"/>
                <w:sz w:val="20"/>
                <w:szCs w:val="20"/>
                <w:lang w:val="es-MX"/>
              </w:rPr>
              <w:t>o</w:t>
            </w:r>
            <w:r w:rsidR="004B04DA">
              <w:rPr>
                <w:rFonts w:ascii="Century Gothic" w:hAnsi="Century Gothic"/>
                <w:sz w:val="20"/>
                <w:szCs w:val="20"/>
                <w:lang w:val="es-MX"/>
              </w:rPr>
              <w:t xml:space="preserve"> mixto</w:t>
            </w:r>
            <w:r w:rsidR="00E00285">
              <w:rPr>
                <w:rFonts w:ascii="Century Gothic" w:hAnsi="Century Gothic"/>
                <w:sz w:val="20"/>
                <w:szCs w:val="20"/>
                <w:lang w:val="es-MX"/>
              </w:rPr>
              <w:t>, entre muestro probabilístico y muestreo dirigido</w:t>
            </w:r>
            <w:r w:rsidR="004B04DA">
              <w:rPr>
                <w:rFonts w:ascii="Century Gothic" w:hAnsi="Century Gothic"/>
                <w:sz w:val="20"/>
                <w:szCs w:val="20"/>
                <w:lang w:val="es-MX"/>
              </w:rPr>
              <w:t>.</w:t>
            </w:r>
          </w:p>
          <w:p w14:paraId="3ECD41F5" w14:textId="77777777" w:rsidR="003A11A3" w:rsidRDefault="003A11A3" w:rsidP="00AC4746">
            <w:pPr>
              <w:jc w:val="both"/>
              <w:rPr>
                <w:ins w:id="11" w:author="INEC Omar Llambo" w:date="2023-12-27T09:41:00Z"/>
                <w:rFonts w:ascii="Century Gothic" w:hAnsi="Century Gothic"/>
                <w:sz w:val="20"/>
                <w:szCs w:val="20"/>
                <w:lang w:val="es-MX"/>
              </w:rPr>
            </w:pPr>
          </w:p>
          <w:p w14:paraId="63682380" w14:textId="77777777" w:rsidR="003A11A3" w:rsidRDefault="003A11A3" w:rsidP="00AC4746">
            <w:pPr>
              <w:jc w:val="both"/>
              <w:rPr>
                <w:ins w:id="12" w:author="INEC Omar Llambo" w:date="2023-12-27T09:41:00Z"/>
                <w:rFonts w:ascii="Century Gothic" w:hAnsi="Century Gothic"/>
                <w:sz w:val="20"/>
                <w:szCs w:val="20"/>
                <w:lang w:val="es-MX"/>
              </w:rPr>
            </w:pPr>
          </w:p>
          <w:p w14:paraId="2D26DAFD" w14:textId="77777777" w:rsidR="003A11A3" w:rsidRDefault="003A11A3" w:rsidP="00AC4746">
            <w:pPr>
              <w:jc w:val="both"/>
              <w:rPr>
                <w:ins w:id="13" w:author="INEC Omar Llambo" w:date="2023-12-27T09:41:00Z"/>
                <w:rFonts w:ascii="Century Gothic" w:hAnsi="Century Gothic"/>
                <w:sz w:val="20"/>
                <w:szCs w:val="20"/>
                <w:lang w:val="es-MX"/>
              </w:rPr>
            </w:pPr>
          </w:p>
          <w:p w14:paraId="46ABEE8E" w14:textId="77777777" w:rsidR="003A11A3" w:rsidRDefault="003A11A3" w:rsidP="00AC4746">
            <w:pPr>
              <w:jc w:val="both"/>
              <w:rPr>
                <w:ins w:id="14" w:author="INEC Omar Llambo" w:date="2023-12-27T09:41:00Z"/>
                <w:rFonts w:ascii="Century Gothic" w:hAnsi="Century Gothic"/>
                <w:sz w:val="20"/>
                <w:szCs w:val="20"/>
                <w:lang w:val="es-MX"/>
              </w:rPr>
            </w:pPr>
          </w:p>
          <w:p w14:paraId="4CEBA4D6" w14:textId="77777777" w:rsidR="003A11A3" w:rsidRDefault="003A11A3" w:rsidP="00AC4746">
            <w:pPr>
              <w:jc w:val="both"/>
              <w:rPr>
                <w:rFonts w:ascii="Century Gothic" w:hAnsi="Century Gothic"/>
                <w:sz w:val="20"/>
                <w:szCs w:val="20"/>
                <w:lang w:val="es-MX"/>
              </w:rPr>
            </w:pPr>
          </w:p>
          <w:p w14:paraId="117CDBEC" w14:textId="3D804ABF" w:rsidR="00AC4746" w:rsidRPr="00D46C23" w:rsidRDefault="00AC4746" w:rsidP="00AC4746">
            <w:pPr>
              <w:jc w:val="both"/>
              <w:rPr>
                <w:rFonts w:ascii="Century Gothic" w:hAnsi="Century Gothic"/>
                <w:sz w:val="20"/>
                <w:szCs w:val="20"/>
                <w:lang w:val="es-MX"/>
              </w:rPr>
            </w:pPr>
          </w:p>
        </w:tc>
      </w:tr>
      <w:tr w:rsidR="00030F00" w:rsidRPr="001376BF" w14:paraId="2924193A" w14:textId="77777777" w:rsidTr="00030F00">
        <w:tc>
          <w:tcPr>
            <w:tcW w:w="14737" w:type="dxa"/>
            <w:gridSpan w:val="2"/>
            <w:tcBorders>
              <w:top w:val="single" w:sz="4" w:space="0" w:color="auto"/>
              <w:left w:val="single" w:sz="4" w:space="0" w:color="auto"/>
              <w:bottom w:val="single" w:sz="4" w:space="0" w:color="auto"/>
              <w:right w:val="single" w:sz="4" w:space="0" w:color="auto"/>
            </w:tcBorders>
            <w:shd w:val="clear" w:color="auto" w:fill="1F3864" w:themeFill="accent1" w:themeFillShade="80"/>
          </w:tcPr>
          <w:p w14:paraId="237DB8B7" w14:textId="63E47A52" w:rsidR="00030F00" w:rsidRPr="00991085" w:rsidRDefault="00030F00" w:rsidP="00030F00">
            <w:pPr>
              <w:spacing w:before="240"/>
              <w:jc w:val="center"/>
              <w:rPr>
                <w:rFonts w:ascii="Century Gothic" w:hAnsi="Century Gothic"/>
                <w:b/>
                <w:bCs/>
                <w:sz w:val="20"/>
                <w:szCs w:val="20"/>
                <w:lang w:val="es-MX"/>
              </w:rPr>
            </w:pPr>
            <w:r>
              <w:rPr>
                <w:rFonts w:ascii="Century Gothic" w:hAnsi="Century Gothic"/>
                <w:b/>
                <w:bCs/>
                <w:sz w:val="20"/>
                <w:szCs w:val="20"/>
                <w:lang w:val="es-MX"/>
              </w:rPr>
              <w:lastRenderedPageBreak/>
              <w:t>Muestra probabilística</w:t>
            </w:r>
            <w:r w:rsidR="00B8005B">
              <w:rPr>
                <w:rFonts w:ascii="Century Gothic" w:hAnsi="Century Gothic"/>
                <w:b/>
                <w:bCs/>
                <w:sz w:val="20"/>
                <w:szCs w:val="20"/>
                <w:lang w:val="es-MX"/>
              </w:rPr>
              <w:t xml:space="preserve"> para el CAB-SIPP</w:t>
            </w:r>
          </w:p>
        </w:tc>
      </w:tr>
      <w:tr w:rsidR="00E43045" w:rsidRPr="001376BF" w14:paraId="1BFF1BAA" w14:textId="77777777" w:rsidTr="00896B8E">
        <w:tc>
          <w:tcPr>
            <w:tcW w:w="6799" w:type="dxa"/>
            <w:tcBorders>
              <w:top w:val="single" w:sz="4" w:space="0" w:color="auto"/>
              <w:left w:val="single" w:sz="4" w:space="0" w:color="auto"/>
              <w:bottom w:val="single" w:sz="4" w:space="0" w:color="auto"/>
              <w:right w:val="single" w:sz="4" w:space="0" w:color="auto"/>
            </w:tcBorders>
          </w:tcPr>
          <w:p w14:paraId="4DE3B813" w14:textId="080AFFCE" w:rsidR="00E43045" w:rsidRPr="00F57A5F" w:rsidRDefault="00C36BA9" w:rsidP="00F57A5F">
            <w:pPr>
              <w:jc w:val="center"/>
              <w:rPr>
                <w:rFonts w:ascii="Century Gothic" w:hAnsi="Century Gothic"/>
                <w:b/>
                <w:bCs/>
                <w:sz w:val="20"/>
                <w:szCs w:val="20"/>
                <w:lang w:val="es-MX"/>
              </w:rPr>
            </w:pPr>
            <w:r w:rsidRPr="00F57A5F">
              <w:rPr>
                <w:rFonts w:ascii="Century Gothic" w:hAnsi="Century Gothic"/>
                <w:b/>
                <w:bCs/>
                <w:sz w:val="20"/>
                <w:szCs w:val="20"/>
                <w:lang w:val="es-MX"/>
              </w:rPr>
              <w:t>I</w:t>
            </w:r>
            <w:r w:rsidR="00F57A5F" w:rsidRPr="00F57A5F">
              <w:rPr>
                <w:rFonts w:ascii="Century Gothic" w:hAnsi="Century Gothic"/>
                <w:b/>
                <w:bCs/>
                <w:sz w:val="20"/>
                <w:szCs w:val="20"/>
                <w:lang w:val="es-MX"/>
              </w:rPr>
              <w:t>deas</w:t>
            </w:r>
            <w:r w:rsidR="00030F00">
              <w:rPr>
                <w:rFonts w:ascii="Century Gothic" w:hAnsi="Century Gothic"/>
                <w:b/>
                <w:bCs/>
                <w:sz w:val="20"/>
                <w:szCs w:val="20"/>
                <w:lang w:val="es-MX"/>
              </w:rPr>
              <w:t xml:space="preserve"> – equipo DINEM </w:t>
            </w:r>
          </w:p>
        </w:tc>
        <w:tc>
          <w:tcPr>
            <w:tcW w:w="7938" w:type="dxa"/>
            <w:tcBorders>
              <w:top w:val="single" w:sz="4" w:space="0" w:color="auto"/>
              <w:left w:val="single" w:sz="4" w:space="0" w:color="auto"/>
              <w:bottom w:val="single" w:sz="4" w:space="0" w:color="auto"/>
              <w:right w:val="single" w:sz="4" w:space="0" w:color="auto"/>
            </w:tcBorders>
          </w:tcPr>
          <w:p w14:paraId="528D90F6" w14:textId="0EEB75C1" w:rsidR="00E43045" w:rsidRPr="00F57A5F" w:rsidRDefault="00F57A5F" w:rsidP="00F57A5F">
            <w:pPr>
              <w:jc w:val="center"/>
              <w:rPr>
                <w:rFonts w:ascii="Century Gothic" w:hAnsi="Century Gothic"/>
                <w:b/>
                <w:bCs/>
                <w:sz w:val="20"/>
                <w:szCs w:val="20"/>
                <w:lang w:val="es-MX"/>
              </w:rPr>
            </w:pPr>
            <w:r w:rsidRPr="00F57A5F">
              <w:rPr>
                <w:rFonts w:ascii="Century Gothic" w:hAnsi="Century Gothic"/>
                <w:b/>
                <w:bCs/>
                <w:sz w:val="20"/>
                <w:szCs w:val="20"/>
                <w:lang w:val="es-MX"/>
              </w:rPr>
              <w:t>Comentario FMI</w:t>
            </w:r>
          </w:p>
        </w:tc>
      </w:tr>
      <w:tr w:rsidR="00F57A5F" w:rsidRPr="001376BF" w14:paraId="75B5B767" w14:textId="77777777" w:rsidTr="00896B8E">
        <w:tc>
          <w:tcPr>
            <w:tcW w:w="6799" w:type="dxa"/>
            <w:tcBorders>
              <w:top w:val="single" w:sz="4" w:space="0" w:color="auto"/>
              <w:left w:val="single" w:sz="4" w:space="0" w:color="auto"/>
              <w:bottom w:val="single" w:sz="4" w:space="0" w:color="auto"/>
              <w:right w:val="single" w:sz="4" w:space="0" w:color="auto"/>
            </w:tcBorders>
          </w:tcPr>
          <w:p w14:paraId="68E8471A" w14:textId="480C3E7A" w:rsidR="00F57A5F" w:rsidRDefault="00D177F6">
            <w:pPr>
              <w:spacing w:before="240"/>
              <w:jc w:val="both"/>
              <w:rPr>
                <w:rFonts w:ascii="Century Gothic" w:hAnsi="Century Gothic"/>
                <w:sz w:val="20"/>
                <w:szCs w:val="20"/>
                <w:lang w:val="es-MX"/>
              </w:rPr>
            </w:pPr>
            <w:r>
              <w:rPr>
                <w:rFonts w:ascii="Century Gothic" w:hAnsi="Century Gothic"/>
                <w:sz w:val="20"/>
                <w:szCs w:val="20"/>
                <w:lang w:val="es-MX"/>
              </w:rPr>
              <w:t>DINEM indica que</w:t>
            </w:r>
            <w:r w:rsidR="00C81DEF">
              <w:rPr>
                <w:rFonts w:ascii="Century Gothic" w:hAnsi="Century Gothic"/>
                <w:sz w:val="20"/>
                <w:szCs w:val="20"/>
                <w:lang w:val="es-MX"/>
              </w:rPr>
              <w:t xml:space="preserve"> </w:t>
            </w:r>
            <w:r w:rsidR="0034557F">
              <w:rPr>
                <w:rFonts w:ascii="Century Gothic" w:hAnsi="Century Gothic"/>
                <w:sz w:val="20"/>
                <w:szCs w:val="20"/>
                <w:lang w:val="es-MX"/>
              </w:rPr>
              <w:t xml:space="preserve">podría remitir a DECON una muestra </w:t>
            </w:r>
            <w:r w:rsidR="00DE4B00">
              <w:rPr>
                <w:rFonts w:ascii="Century Gothic" w:hAnsi="Century Gothic"/>
                <w:sz w:val="20"/>
                <w:szCs w:val="20"/>
                <w:lang w:val="es-MX"/>
              </w:rPr>
              <w:t>de acuerdo a la canasta enviada</w:t>
            </w:r>
            <w:r w:rsidR="00336744">
              <w:rPr>
                <w:rFonts w:ascii="Century Gothic" w:hAnsi="Century Gothic"/>
                <w:sz w:val="20"/>
                <w:szCs w:val="20"/>
                <w:lang w:val="es-MX"/>
              </w:rPr>
              <w:t>, solo se debe tomar en cuenta</w:t>
            </w:r>
            <w:r w:rsidR="00DE4B00">
              <w:rPr>
                <w:rFonts w:ascii="Century Gothic" w:hAnsi="Century Gothic"/>
                <w:sz w:val="20"/>
                <w:szCs w:val="20"/>
                <w:lang w:val="es-MX"/>
              </w:rPr>
              <w:t xml:space="preserve"> </w:t>
            </w:r>
            <w:r w:rsidR="00336744">
              <w:rPr>
                <w:rFonts w:ascii="Century Gothic" w:hAnsi="Century Gothic"/>
                <w:sz w:val="20"/>
                <w:szCs w:val="20"/>
                <w:lang w:val="es-MX"/>
              </w:rPr>
              <w:t xml:space="preserve">que se solicitó que no se consideren </w:t>
            </w:r>
            <w:r w:rsidR="00DE4B00">
              <w:rPr>
                <w:rFonts w:ascii="Century Gothic" w:hAnsi="Century Gothic"/>
                <w:sz w:val="20"/>
                <w:szCs w:val="20"/>
                <w:lang w:val="es-MX"/>
              </w:rPr>
              <w:t>a las pequeñas empresas</w:t>
            </w:r>
            <w:r w:rsidR="003A0408">
              <w:rPr>
                <w:rFonts w:ascii="Century Gothic" w:hAnsi="Century Gothic"/>
                <w:sz w:val="20"/>
                <w:szCs w:val="20"/>
                <w:lang w:val="es-MX"/>
              </w:rPr>
              <w:t>.</w:t>
            </w:r>
          </w:p>
          <w:p w14:paraId="4303C527" w14:textId="77777777" w:rsidR="0034557F" w:rsidRDefault="0034557F">
            <w:pPr>
              <w:spacing w:before="240"/>
              <w:jc w:val="both"/>
              <w:rPr>
                <w:rFonts w:ascii="Century Gothic" w:hAnsi="Century Gothic"/>
                <w:sz w:val="20"/>
                <w:szCs w:val="20"/>
                <w:lang w:val="es-MX"/>
              </w:rPr>
            </w:pPr>
          </w:p>
          <w:p w14:paraId="02AF4AF4" w14:textId="77777777" w:rsidR="0034557F" w:rsidRDefault="0034557F">
            <w:pPr>
              <w:spacing w:before="240"/>
              <w:jc w:val="both"/>
              <w:rPr>
                <w:rFonts w:ascii="Century Gothic" w:hAnsi="Century Gothic"/>
                <w:sz w:val="20"/>
                <w:szCs w:val="20"/>
                <w:lang w:val="es-MX"/>
              </w:rPr>
            </w:pPr>
          </w:p>
          <w:p w14:paraId="290EA863" w14:textId="2162DDEB" w:rsidR="0034557F" w:rsidRPr="00D46C23" w:rsidRDefault="0034557F">
            <w:pPr>
              <w:spacing w:before="240"/>
              <w:jc w:val="both"/>
              <w:rPr>
                <w:rFonts w:ascii="Century Gothic" w:hAnsi="Century Gothic"/>
                <w:sz w:val="20"/>
                <w:szCs w:val="20"/>
                <w:lang w:val="es-MX"/>
              </w:rPr>
            </w:pPr>
          </w:p>
        </w:tc>
        <w:tc>
          <w:tcPr>
            <w:tcW w:w="7938" w:type="dxa"/>
            <w:tcBorders>
              <w:top w:val="single" w:sz="4" w:space="0" w:color="auto"/>
              <w:left w:val="single" w:sz="4" w:space="0" w:color="auto"/>
              <w:bottom w:val="single" w:sz="4" w:space="0" w:color="auto"/>
              <w:right w:val="single" w:sz="4" w:space="0" w:color="auto"/>
            </w:tcBorders>
          </w:tcPr>
          <w:p w14:paraId="325EB0E9" w14:textId="3BBCF7A6" w:rsidR="00553073" w:rsidRPr="00D46C23" w:rsidRDefault="003A0408" w:rsidP="00E57901">
            <w:pPr>
              <w:spacing w:before="240"/>
              <w:jc w:val="both"/>
              <w:rPr>
                <w:rFonts w:ascii="Century Gothic" w:hAnsi="Century Gothic"/>
                <w:sz w:val="20"/>
                <w:szCs w:val="20"/>
                <w:lang w:val="es-MX"/>
              </w:rPr>
            </w:pPr>
            <w:r>
              <w:rPr>
                <w:rFonts w:ascii="Century Gothic" w:hAnsi="Century Gothic"/>
                <w:sz w:val="20"/>
                <w:szCs w:val="20"/>
                <w:lang w:val="es-MX"/>
              </w:rPr>
              <w:t>Se aclara que</w:t>
            </w:r>
            <w:r w:rsidR="00D053FE">
              <w:rPr>
                <w:rFonts w:ascii="Century Gothic" w:hAnsi="Century Gothic"/>
                <w:sz w:val="20"/>
                <w:szCs w:val="20"/>
                <w:lang w:val="es-MX"/>
              </w:rPr>
              <w:t>,</w:t>
            </w:r>
            <w:r>
              <w:rPr>
                <w:rFonts w:ascii="Century Gothic" w:hAnsi="Century Gothic"/>
                <w:sz w:val="20"/>
                <w:szCs w:val="20"/>
                <w:lang w:val="es-MX"/>
              </w:rPr>
              <w:t xml:space="preserve"> en el caso </w:t>
            </w:r>
            <w:r w:rsidR="00D053FE">
              <w:rPr>
                <w:rFonts w:ascii="Century Gothic" w:hAnsi="Century Gothic"/>
                <w:sz w:val="20"/>
                <w:szCs w:val="20"/>
                <w:lang w:val="es-MX"/>
              </w:rPr>
              <w:t xml:space="preserve">de que </w:t>
            </w:r>
            <w:r>
              <w:rPr>
                <w:rFonts w:ascii="Century Gothic" w:hAnsi="Century Gothic"/>
                <w:sz w:val="20"/>
                <w:szCs w:val="20"/>
                <w:lang w:val="es-MX"/>
              </w:rPr>
              <w:t>un</w:t>
            </w:r>
            <w:r w:rsidR="00D053FE">
              <w:rPr>
                <w:rFonts w:ascii="Century Gothic" w:hAnsi="Century Gothic"/>
                <w:sz w:val="20"/>
                <w:szCs w:val="20"/>
                <w:lang w:val="es-MX"/>
              </w:rPr>
              <w:t>a empresa grande cubra el 50% de las ventas de la actividad económica, se tendrá que muestrear el porcentaje que falta, con las medianas o pequeñas empresas</w:t>
            </w:r>
            <w:r>
              <w:rPr>
                <w:rFonts w:ascii="Century Gothic" w:hAnsi="Century Gothic"/>
                <w:sz w:val="20"/>
                <w:szCs w:val="20"/>
                <w:lang w:val="es-MX"/>
              </w:rPr>
              <w:t>.</w:t>
            </w:r>
            <w:r w:rsidR="00F80BE3">
              <w:rPr>
                <w:rFonts w:ascii="Century Gothic" w:hAnsi="Century Gothic"/>
                <w:sz w:val="20"/>
                <w:szCs w:val="20"/>
                <w:lang w:val="es-MX"/>
              </w:rPr>
              <w:t xml:space="preserve"> Así mismo existirán productos para los cuales no se pueda realizar muestreo probabilístico sino muestreo dirigido; entonces se debe entender </w:t>
            </w:r>
            <w:r w:rsidR="007F088E">
              <w:rPr>
                <w:rFonts w:ascii="Century Gothic" w:hAnsi="Century Gothic"/>
                <w:sz w:val="20"/>
                <w:szCs w:val="20"/>
                <w:lang w:val="es-MX"/>
              </w:rPr>
              <w:t>que para los índices de precios y en particular para este proyecto no se puede realizar un muestreo</w:t>
            </w:r>
            <w:r w:rsidR="00D053FE">
              <w:rPr>
                <w:rFonts w:ascii="Century Gothic" w:hAnsi="Century Gothic"/>
                <w:sz w:val="20"/>
                <w:szCs w:val="20"/>
                <w:lang w:val="es-MX"/>
              </w:rPr>
              <w:t xml:space="preserve"> “normal” sino un muestreo “mixto</w:t>
            </w:r>
            <w:r w:rsidR="007F088E">
              <w:rPr>
                <w:rFonts w:ascii="Century Gothic" w:hAnsi="Century Gothic"/>
                <w:sz w:val="20"/>
                <w:szCs w:val="20"/>
                <w:lang w:val="es-MX"/>
              </w:rPr>
              <w:t>”</w:t>
            </w:r>
            <w:r w:rsidR="00553073">
              <w:rPr>
                <w:rFonts w:ascii="Century Gothic" w:hAnsi="Century Gothic"/>
                <w:sz w:val="20"/>
                <w:szCs w:val="20"/>
                <w:lang w:val="es-MX"/>
              </w:rPr>
              <w:t>,</w:t>
            </w:r>
            <w:r w:rsidR="00666593">
              <w:rPr>
                <w:rFonts w:ascii="Century Gothic" w:hAnsi="Century Gothic"/>
                <w:sz w:val="20"/>
                <w:szCs w:val="20"/>
                <w:lang w:val="es-MX"/>
              </w:rPr>
              <w:t xml:space="preserve"> de hecho</w:t>
            </w:r>
            <w:r w:rsidR="00553073">
              <w:rPr>
                <w:rFonts w:ascii="Century Gothic" w:hAnsi="Century Gothic"/>
                <w:sz w:val="20"/>
                <w:szCs w:val="20"/>
                <w:lang w:val="es-MX"/>
              </w:rPr>
              <w:t xml:space="preserve"> cada país tiene s</w:t>
            </w:r>
            <w:r w:rsidR="00666593">
              <w:rPr>
                <w:rFonts w:ascii="Century Gothic" w:hAnsi="Century Gothic"/>
                <w:sz w:val="20"/>
                <w:szCs w:val="20"/>
                <w:lang w:val="es-MX"/>
              </w:rPr>
              <w:t>u propio diseño de acuerdo a su</w:t>
            </w:r>
            <w:r w:rsidR="00553073">
              <w:rPr>
                <w:rFonts w:ascii="Century Gothic" w:hAnsi="Century Gothic"/>
                <w:sz w:val="20"/>
                <w:szCs w:val="20"/>
                <w:lang w:val="es-MX"/>
              </w:rPr>
              <w:t xml:space="preserve"> realidad.</w:t>
            </w:r>
          </w:p>
        </w:tc>
      </w:tr>
      <w:tr w:rsidR="00E43045" w:rsidRPr="001376BF" w14:paraId="1F011391" w14:textId="77777777" w:rsidTr="00E43045">
        <w:tc>
          <w:tcPr>
            <w:tcW w:w="14737" w:type="dxa"/>
            <w:gridSpan w:val="2"/>
            <w:tcBorders>
              <w:top w:val="single" w:sz="4" w:space="0" w:color="auto"/>
              <w:left w:val="single" w:sz="4" w:space="0" w:color="auto"/>
              <w:bottom w:val="single" w:sz="4" w:space="0" w:color="auto"/>
              <w:right w:val="single" w:sz="4" w:space="0" w:color="auto"/>
            </w:tcBorders>
          </w:tcPr>
          <w:p w14:paraId="71462724" w14:textId="5B756CFA" w:rsidR="00991085" w:rsidRDefault="00F57A5F">
            <w:pPr>
              <w:rPr>
                <w:rFonts w:ascii="Century Gothic" w:hAnsi="Century Gothic"/>
                <w:b/>
                <w:bCs/>
                <w:sz w:val="20"/>
                <w:szCs w:val="20"/>
                <w:lang w:val="es-MX"/>
              </w:rPr>
            </w:pPr>
            <w:r w:rsidRPr="00D420F0">
              <w:rPr>
                <w:rFonts w:ascii="Century Gothic" w:hAnsi="Century Gothic"/>
                <w:b/>
                <w:bCs/>
                <w:sz w:val="20"/>
                <w:szCs w:val="20"/>
                <w:lang w:val="es-MX"/>
              </w:rPr>
              <w:t>Preguntas</w:t>
            </w:r>
          </w:p>
          <w:p w14:paraId="42E28C36" w14:textId="77777777" w:rsidR="00E57901" w:rsidRDefault="00E57901">
            <w:pPr>
              <w:rPr>
                <w:rFonts w:ascii="Century Gothic" w:hAnsi="Century Gothic"/>
                <w:sz w:val="20"/>
                <w:szCs w:val="20"/>
                <w:lang w:val="es-MX"/>
              </w:rPr>
            </w:pPr>
          </w:p>
          <w:p w14:paraId="7F5180DF" w14:textId="77777777" w:rsidR="009A318C" w:rsidRDefault="004071FB">
            <w:pPr>
              <w:rPr>
                <w:rFonts w:ascii="Century Gothic" w:hAnsi="Century Gothic"/>
                <w:sz w:val="20"/>
                <w:szCs w:val="20"/>
                <w:lang w:val="es-MX"/>
              </w:rPr>
            </w:pPr>
            <w:r w:rsidRPr="009A318C">
              <w:rPr>
                <w:rFonts w:ascii="Century Gothic" w:hAnsi="Century Gothic"/>
                <w:b/>
                <w:sz w:val="20"/>
                <w:szCs w:val="20"/>
                <w:lang w:val="es-MX"/>
              </w:rPr>
              <w:t>DINEM:</w:t>
            </w:r>
            <w:r>
              <w:rPr>
                <w:rFonts w:ascii="Century Gothic" w:hAnsi="Century Gothic"/>
                <w:sz w:val="20"/>
                <w:szCs w:val="20"/>
                <w:lang w:val="es-MX"/>
              </w:rPr>
              <w:t xml:space="preserve"> ¿Cuál es el mejor muestreo?</w:t>
            </w:r>
          </w:p>
          <w:p w14:paraId="2B587A67" w14:textId="0A5B53CF" w:rsidR="004071FB" w:rsidRDefault="009A318C">
            <w:pPr>
              <w:rPr>
                <w:rFonts w:ascii="Century Gothic" w:hAnsi="Century Gothic"/>
                <w:sz w:val="20"/>
                <w:szCs w:val="20"/>
                <w:lang w:val="es-MX"/>
              </w:rPr>
            </w:pPr>
            <w:r w:rsidRPr="009A318C">
              <w:rPr>
                <w:rFonts w:ascii="Century Gothic" w:hAnsi="Century Gothic"/>
                <w:b/>
                <w:sz w:val="20"/>
                <w:szCs w:val="20"/>
                <w:lang w:val="es-MX"/>
              </w:rPr>
              <w:t>FMI:</w:t>
            </w:r>
            <w:r>
              <w:rPr>
                <w:rFonts w:ascii="Century Gothic" w:hAnsi="Century Gothic"/>
                <w:sz w:val="20"/>
                <w:szCs w:val="20"/>
                <w:lang w:val="es-MX"/>
              </w:rPr>
              <w:t xml:space="preserve"> E</w:t>
            </w:r>
            <w:r w:rsidR="004071FB">
              <w:rPr>
                <w:rFonts w:ascii="Century Gothic" w:hAnsi="Century Gothic"/>
                <w:sz w:val="20"/>
                <w:szCs w:val="20"/>
                <w:lang w:val="es-MX"/>
              </w:rPr>
              <w:t>l que</w:t>
            </w:r>
            <w:r w:rsidR="00D9698B">
              <w:rPr>
                <w:rFonts w:ascii="Century Gothic" w:hAnsi="Century Gothic"/>
                <w:sz w:val="20"/>
                <w:szCs w:val="20"/>
                <w:lang w:val="es-MX"/>
              </w:rPr>
              <w:t xml:space="preserve"> </w:t>
            </w:r>
            <w:r w:rsidR="00C26D87">
              <w:rPr>
                <w:rFonts w:ascii="Century Gothic" w:hAnsi="Century Gothic"/>
                <w:sz w:val="20"/>
                <w:szCs w:val="20"/>
                <w:lang w:val="es-MX"/>
              </w:rPr>
              <w:t>mejor resulte</w:t>
            </w:r>
            <w:r>
              <w:rPr>
                <w:rFonts w:ascii="Century Gothic" w:hAnsi="Century Gothic"/>
                <w:sz w:val="20"/>
                <w:szCs w:val="20"/>
                <w:lang w:val="es-MX"/>
              </w:rPr>
              <w:t xml:space="preserve"> de acuerdo a las</w:t>
            </w:r>
            <w:r w:rsidR="004071FB">
              <w:rPr>
                <w:rFonts w:ascii="Century Gothic" w:hAnsi="Century Gothic"/>
                <w:sz w:val="20"/>
                <w:szCs w:val="20"/>
                <w:lang w:val="es-MX"/>
              </w:rPr>
              <w:t xml:space="preserve"> particularidades, lo </w:t>
            </w:r>
            <w:r w:rsidR="00390A8B">
              <w:rPr>
                <w:rFonts w:ascii="Century Gothic" w:hAnsi="Century Gothic"/>
                <w:sz w:val="20"/>
                <w:szCs w:val="20"/>
                <w:lang w:val="es-MX"/>
              </w:rPr>
              <w:t xml:space="preserve">que se debe tratar de hacer </w:t>
            </w:r>
            <w:r w:rsidR="00E57901">
              <w:rPr>
                <w:rFonts w:ascii="Century Gothic" w:hAnsi="Century Gothic"/>
                <w:sz w:val="20"/>
                <w:szCs w:val="20"/>
                <w:lang w:val="es-MX"/>
              </w:rPr>
              <w:t xml:space="preserve">es construir un </w:t>
            </w:r>
            <w:r w:rsidR="004071FB">
              <w:rPr>
                <w:rFonts w:ascii="Century Gothic" w:hAnsi="Century Gothic"/>
                <w:sz w:val="20"/>
                <w:szCs w:val="20"/>
                <w:lang w:val="es-MX"/>
              </w:rPr>
              <w:t xml:space="preserve">diseño </w:t>
            </w:r>
            <w:r w:rsidR="00E57901">
              <w:rPr>
                <w:rFonts w:ascii="Century Gothic" w:hAnsi="Century Gothic"/>
                <w:sz w:val="20"/>
                <w:szCs w:val="20"/>
                <w:lang w:val="es-MX"/>
              </w:rPr>
              <w:t>muest</w:t>
            </w:r>
            <w:r w:rsidR="00164975">
              <w:rPr>
                <w:rFonts w:ascii="Century Gothic" w:hAnsi="Century Gothic"/>
                <w:sz w:val="20"/>
                <w:szCs w:val="20"/>
                <w:lang w:val="es-MX"/>
              </w:rPr>
              <w:t>r</w:t>
            </w:r>
            <w:r w:rsidR="00E57901">
              <w:rPr>
                <w:rFonts w:ascii="Century Gothic" w:hAnsi="Century Gothic"/>
                <w:sz w:val="20"/>
                <w:szCs w:val="20"/>
                <w:lang w:val="es-MX"/>
              </w:rPr>
              <w:t xml:space="preserve">al </w:t>
            </w:r>
            <w:r w:rsidR="004071FB">
              <w:rPr>
                <w:rFonts w:ascii="Century Gothic" w:hAnsi="Century Gothic"/>
                <w:sz w:val="20"/>
                <w:szCs w:val="20"/>
                <w:lang w:val="es-MX"/>
              </w:rPr>
              <w:t>sencillo</w:t>
            </w:r>
            <w:r w:rsidR="00E57901">
              <w:rPr>
                <w:rFonts w:ascii="Century Gothic" w:hAnsi="Century Gothic"/>
                <w:sz w:val="20"/>
                <w:szCs w:val="20"/>
                <w:lang w:val="es-MX"/>
              </w:rPr>
              <w:t xml:space="preserve"> y práctico; porque construir un muestreo </w:t>
            </w:r>
            <w:r w:rsidR="00E57901" w:rsidRPr="00B57F7B">
              <w:rPr>
                <w:rFonts w:ascii="Century Gothic" w:hAnsi="Century Gothic"/>
                <w:sz w:val="20"/>
                <w:szCs w:val="20"/>
                <w:lang w:val="es-MX"/>
              </w:rPr>
              <w:t>probabilístico</w:t>
            </w:r>
            <w:r w:rsidR="0044795F" w:rsidRPr="00B57F7B">
              <w:rPr>
                <w:rFonts w:ascii="Century Gothic" w:hAnsi="Century Gothic"/>
                <w:sz w:val="20"/>
                <w:szCs w:val="20"/>
                <w:lang w:val="es-MX"/>
              </w:rPr>
              <w:t xml:space="preserve"> para todos los productos</w:t>
            </w:r>
            <w:r w:rsidR="0044795F" w:rsidRPr="0044795F">
              <w:rPr>
                <w:rFonts w:ascii="Century Gothic" w:hAnsi="Century Gothic"/>
                <w:color w:val="2F5496" w:themeColor="accent1" w:themeShade="BF"/>
                <w:sz w:val="20"/>
                <w:szCs w:val="20"/>
                <w:lang w:val="es-MX"/>
              </w:rPr>
              <w:t xml:space="preserve"> </w:t>
            </w:r>
            <w:r w:rsidR="00E57901" w:rsidRPr="0044795F">
              <w:rPr>
                <w:rFonts w:ascii="Century Gothic" w:hAnsi="Century Gothic"/>
                <w:color w:val="2F5496" w:themeColor="accent1" w:themeShade="BF"/>
                <w:sz w:val="20"/>
                <w:szCs w:val="20"/>
                <w:lang w:val="es-MX"/>
              </w:rPr>
              <w:t xml:space="preserve"> </w:t>
            </w:r>
            <w:r w:rsidR="00E57901">
              <w:rPr>
                <w:rFonts w:ascii="Century Gothic" w:hAnsi="Century Gothic"/>
                <w:sz w:val="20"/>
                <w:szCs w:val="20"/>
                <w:lang w:val="es-MX"/>
              </w:rPr>
              <w:t>es muy complicado y no se adapta a la realidad.</w:t>
            </w:r>
          </w:p>
          <w:p w14:paraId="009D09C4" w14:textId="48A6AE7A" w:rsidR="00E57901" w:rsidRDefault="00E57901">
            <w:pPr>
              <w:rPr>
                <w:rFonts w:ascii="Century Gothic" w:hAnsi="Century Gothic"/>
                <w:sz w:val="20"/>
                <w:szCs w:val="20"/>
                <w:lang w:val="es-MX"/>
              </w:rPr>
            </w:pPr>
            <w:r w:rsidRPr="00E57901">
              <w:rPr>
                <w:rFonts w:ascii="Century Gothic" w:hAnsi="Century Gothic"/>
                <w:b/>
                <w:sz w:val="20"/>
                <w:szCs w:val="20"/>
                <w:lang w:val="es-MX"/>
              </w:rPr>
              <w:t>DECON:</w:t>
            </w:r>
            <w:r>
              <w:rPr>
                <w:rFonts w:ascii="Century Gothic" w:hAnsi="Century Gothic"/>
                <w:sz w:val="20"/>
                <w:szCs w:val="20"/>
                <w:lang w:val="es-MX"/>
              </w:rPr>
              <w:t xml:space="preserve"> Es importante que DINEM envié la muestra a DECON, para analizar la cantidad de empresas y productos que se tienen que investigar y se puedan planificar las metas a cumplir y en los tiempos disponibles</w:t>
            </w:r>
            <w:r w:rsidR="00AC4746">
              <w:rPr>
                <w:rFonts w:ascii="Century Gothic" w:hAnsi="Century Gothic"/>
                <w:sz w:val="20"/>
                <w:szCs w:val="20"/>
                <w:lang w:val="es-MX"/>
              </w:rPr>
              <w:t>.</w:t>
            </w:r>
          </w:p>
          <w:p w14:paraId="064D1535" w14:textId="77777777" w:rsidR="004071FB" w:rsidRDefault="004071FB">
            <w:pPr>
              <w:rPr>
                <w:rFonts w:ascii="Century Gothic" w:hAnsi="Century Gothic"/>
                <w:sz w:val="20"/>
                <w:szCs w:val="20"/>
                <w:lang w:val="es-MX"/>
              </w:rPr>
            </w:pPr>
          </w:p>
          <w:p w14:paraId="7C4C87C2" w14:textId="7C67DB87" w:rsidR="004071FB" w:rsidRPr="00D46C23" w:rsidRDefault="004071FB">
            <w:pPr>
              <w:rPr>
                <w:rFonts w:ascii="Century Gothic" w:hAnsi="Century Gothic"/>
                <w:sz w:val="20"/>
                <w:szCs w:val="20"/>
                <w:lang w:val="es-MX"/>
              </w:rPr>
            </w:pPr>
          </w:p>
        </w:tc>
      </w:tr>
      <w:tr w:rsidR="00E43045" w:rsidRPr="001376BF" w14:paraId="644E7940" w14:textId="77777777" w:rsidTr="00E43045">
        <w:tc>
          <w:tcPr>
            <w:tcW w:w="14737" w:type="dxa"/>
            <w:gridSpan w:val="2"/>
            <w:tcBorders>
              <w:top w:val="single" w:sz="4" w:space="0" w:color="auto"/>
              <w:left w:val="single" w:sz="4" w:space="0" w:color="auto"/>
              <w:bottom w:val="single" w:sz="4" w:space="0" w:color="auto"/>
              <w:right w:val="single" w:sz="4" w:space="0" w:color="auto"/>
            </w:tcBorders>
            <w:hideMark/>
          </w:tcPr>
          <w:p w14:paraId="07585F58" w14:textId="6FD1AB46" w:rsidR="00E43045" w:rsidRPr="00D46C23" w:rsidRDefault="00E43045" w:rsidP="001376BF">
            <w:pPr>
              <w:jc w:val="center"/>
              <w:rPr>
                <w:rFonts w:ascii="Century Gothic" w:hAnsi="Century Gothic"/>
                <w:b/>
                <w:bCs/>
                <w:sz w:val="20"/>
                <w:szCs w:val="20"/>
                <w:lang w:val="es-MX"/>
              </w:rPr>
            </w:pPr>
            <w:r w:rsidRPr="00D46C23">
              <w:rPr>
                <w:rFonts w:ascii="Century Gothic" w:hAnsi="Century Gothic"/>
                <w:b/>
                <w:bCs/>
                <w:sz w:val="20"/>
                <w:szCs w:val="20"/>
                <w:lang w:val="es-MX"/>
              </w:rPr>
              <w:t>F</w:t>
            </w:r>
            <w:r w:rsidR="003D4C04" w:rsidRPr="00D46C23">
              <w:rPr>
                <w:rFonts w:ascii="Century Gothic" w:hAnsi="Century Gothic"/>
                <w:b/>
                <w:bCs/>
                <w:sz w:val="20"/>
                <w:szCs w:val="20"/>
                <w:lang w:val="es-MX"/>
              </w:rPr>
              <w:t>in de Jornada</w:t>
            </w:r>
            <w:r w:rsidR="001376BF" w:rsidRPr="00D46C23">
              <w:rPr>
                <w:rFonts w:ascii="Century Gothic" w:hAnsi="Century Gothic"/>
                <w:b/>
                <w:bCs/>
                <w:sz w:val="20"/>
                <w:szCs w:val="20"/>
                <w:lang w:val="es-MX"/>
              </w:rPr>
              <w:t xml:space="preserve">: </w:t>
            </w:r>
            <w:r w:rsidR="001376BF" w:rsidRPr="00D46C23">
              <w:rPr>
                <w:rFonts w:ascii="Century Gothic" w:hAnsi="Century Gothic"/>
                <w:bCs/>
                <w:sz w:val="20"/>
                <w:szCs w:val="20"/>
                <w:lang w:val="es-MX"/>
              </w:rPr>
              <w:t>1</w:t>
            </w:r>
            <w:r w:rsidR="00427196">
              <w:rPr>
                <w:rFonts w:ascii="Century Gothic" w:hAnsi="Century Gothic"/>
                <w:bCs/>
                <w:sz w:val="20"/>
                <w:szCs w:val="20"/>
                <w:lang w:val="es-MX"/>
              </w:rPr>
              <w:t>6</w:t>
            </w:r>
            <w:r w:rsidR="001376BF" w:rsidRPr="00D46C23">
              <w:rPr>
                <w:rFonts w:ascii="Century Gothic" w:hAnsi="Century Gothic"/>
                <w:bCs/>
                <w:sz w:val="20"/>
                <w:szCs w:val="20"/>
                <w:lang w:val="es-MX"/>
              </w:rPr>
              <w:t>:</w:t>
            </w:r>
            <w:r w:rsidR="00C57FD8">
              <w:rPr>
                <w:rFonts w:ascii="Century Gothic" w:hAnsi="Century Gothic"/>
                <w:bCs/>
                <w:sz w:val="20"/>
                <w:szCs w:val="20"/>
                <w:lang w:val="es-MX"/>
              </w:rPr>
              <w:t>0</w:t>
            </w:r>
            <w:r w:rsidR="001376BF" w:rsidRPr="00D46C23">
              <w:rPr>
                <w:rFonts w:ascii="Century Gothic" w:hAnsi="Century Gothic"/>
                <w:bCs/>
                <w:sz w:val="20"/>
                <w:szCs w:val="20"/>
                <w:lang w:val="es-MX"/>
              </w:rPr>
              <w:t xml:space="preserve">0 pm </w:t>
            </w:r>
          </w:p>
        </w:tc>
      </w:tr>
    </w:tbl>
    <w:p w14:paraId="4DD1B613" w14:textId="77777777" w:rsidR="001376BF" w:rsidRDefault="001376BF" w:rsidP="003D4C04">
      <w:pPr>
        <w:rPr>
          <w:rFonts w:ascii="Century Gothic" w:hAnsi="Century Gothic"/>
          <w:sz w:val="22"/>
          <w:szCs w:val="22"/>
          <w:lang w:val="es-PE"/>
        </w:rPr>
      </w:pPr>
    </w:p>
    <w:p w14:paraId="21239EE5" w14:textId="77777777" w:rsidR="00D46C23" w:rsidRDefault="00D46C23" w:rsidP="003D4C04">
      <w:pPr>
        <w:rPr>
          <w:rFonts w:ascii="Century Gothic" w:hAnsi="Century Gothic"/>
          <w:b/>
          <w:sz w:val="22"/>
          <w:szCs w:val="22"/>
          <w:lang w:val="es-PE"/>
        </w:rPr>
      </w:pPr>
    </w:p>
    <w:p w14:paraId="4D0962BC" w14:textId="45A07CBF" w:rsidR="001376BF" w:rsidRPr="001376BF" w:rsidRDefault="001376BF" w:rsidP="003D4C04">
      <w:pPr>
        <w:rPr>
          <w:rFonts w:ascii="Century Gothic" w:hAnsi="Century Gothic"/>
          <w:b/>
          <w:sz w:val="22"/>
          <w:szCs w:val="22"/>
          <w:lang w:val="es-PE"/>
        </w:rPr>
      </w:pPr>
      <w:r w:rsidRPr="001376BF">
        <w:rPr>
          <w:rFonts w:ascii="Century Gothic" w:hAnsi="Century Gothic"/>
          <w:b/>
          <w:sz w:val="22"/>
          <w:szCs w:val="22"/>
          <w:lang w:val="es-PE"/>
        </w:rPr>
        <w:t xml:space="preserve">Firmas de Responsabilidad: </w:t>
      </w:r>
    </w:p>
    <w:p w14:paraId="34A480BD" w14:textId="36AFA796" w:rsidR="001376BF" w:rsidRDefault="00FF5F06" w:rsidP="003D4C04">
      <w:pPr>
        <w:rPr>
          <w:rFonts w:ascii="Century Gothic" w:hAnsi="Century Gothic"/>
          <w:sz w:val="22"/>
          <w:szCs w:val="22"/>
          <w:lang w:val="es-PE"/>
        </w:rPr>
      </w:pPr>
      <w:r w:rsidRPr="00360D3F">
        <w:rPr>
          <w:rFonts w:ascii="Century Gothic" w:hAnsi="Century Gothic"/>
          <w:noProof/>
          <w:sz w:val="22"/>
          <w:szCs w:val="22"/>
          <w:lang w:eastAsia="es-EC"/>
        </w:rPr>
        <w:drawing>
          <wp:anchor distT="0" distB="0" distL="114300" distR="114300" simplePos="0" relativeHeight="251666432" behindDoc="1" locked="0" layoutInCell="1" allowOverlap="1" wp14:anchorId="719A7B2F" wp14:editId="1E486EB8">
            <wp:simplePos x="0" y="0"/>
            <wp:positionH relativeFrom="column">
              <wp:posOffset>0</wp:posOffset>
            </wp:positionH>
            <wp:positionV relativeFrom="paragraph">
              <wp:posOffset>37465</wp:posOffset>
            </wp:positionV>
            <wp:extent cx="1000125" cy="1166495"/>
            <wp:effectExtent l="0" t="0" r="9525" b="0"/>
            <wp:wrapNone/>
            <wp:docPr id="18270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0125" cy="1166495"/>
                    </a:xfrm>
                    <a:prstGeom prst="rect">
                      <a:avLst/>
                    </a:prstGeom>
                    <a:noFill/>
                    <a:ln>
                      <a:noFill/>
                    </a:ln>
                  </pic:spPr>
                </pic:pic>
              </a:graphicData>
            </a:graphic>
          </wp:anchor>
        </w:drawing>
      </w:r>
    </w:p>
    <w:p w14:paraId="119BCD67" w14:textId="43C8CA26" w:rsidR="00D46C23" w:rsidRDefault="00D46C23" w:rsidP="003D4C04">
      <w:pPr>
        <w:rPr>
          <w:rFonts w:ascii="Century Gothic" w:hAnsi="Century Gothic"/>
          <w:sz w:val="22"/>
          <w:szCs w:val="22"/>
          <w:lang w:val="es-PE"/>
        </w:rPr>
      </w:pPr>
    </w:p>
    <w:p w14:paraId="207B9850" w14:textId="77777777" w:rsidR="001376BF" w:rsidRDefault="001376BF" w:rsidP="003D4C04">
      <w:pPr>
        <w:rPr>
          <w:rFonts w:ascii="Century Gothic" w:hAnsi="Century Gothic"/>
          <w:sz w:val="22"/>
          <w:szCs w:val="22"/>
          <w:lang w:val="es-PE"/>
        </w:rPr>
      </w:pPr>
    </w:p>
    <w:p w14:paraId="21513BAC" w14:textId="77777777" w:rsidR="00FF4329" w:rsidRDefault="00FF4329" w:rsidP="003D4C04">
      <w:pPr>
        <w:rPr>
          <w:rFonts w:ascii="Century Gothic" w:hAnsi="Century Gothic"/>
          <w:sz w:val="22"/>
          <w:szCs w:val="22"/>
          <w:lang w:val="es-PE"/>
        </w:rPr>
      </w:pPr>
    </w:p>
    <w:p w14:paraId="0FEECCB9" w14:textId="77777777" w:rsidR="00FF4329" w:rsidRDefault="00FF4329" w:rsidP="003D4C04">
      <w:pPr>
        <w:rPr>
          <w:rFonts w:ascii="Century Gothic" w:hAnsi="Century Gothic"/>
          <w:sz w:val="22"/>
          <w:szCs w:val="22"/>
          <w:lang w:val="es-PE"/>
        </w:rPr>
      </w:pPr>
    </w:p>
    <w:p w14:paraId="446AFC4B" w14:textId="77777777" w:rsidR="00FF4329" w:rsidRDefault="00FF4329" w:rsidP="003D4C04">
      <w:pPr>
        <w:rPr>
          <w:rFonts w:ascii="Century Gothic" w:hAnsi="Century Gothic"/>
          <w:sz w:val="22"/>
          <w:szCs w:val="22"/>
          <w:lang w:val="es-PE"/>
        </w:rPr>
      </w:pPr>
    </w:p>
    <w:p w14:paraId="32714A23" w14:textId="77777777" w:rsidR="001376BF" w:rsidRDefault="001376BF" w:rsidP="003D4C04">
      <w:pPr>
        <w:rPr>
          <w:rFonts w:ascii="Century Gothic" w:hAnsi="Century Gothic"/>
          <w:sz w:val="22"/>
          <w:szCs w:val="22"/>
          <w:lang w:val="es-PE"/>
        </w:rPr>
      </w:pPr>
    </w:p>
    <w:p w14:paraId="0A1F1EC4" w14:textId="4DED60FB" w:rsidR="008A0867" w:rsidRDefault="00FF4329" w:rsidP="003D4C04">
      <w:pPr>
        <w:rPr>
          <w:rFonts w:ascii="Century Gothic" w:hAnsi="Century Gothic"/>
          <w:sz w:val="22"/>
          <w:szCs w:val="22"/>
          <w:lang w:val="es-PE"/>
        </w:rPr>
      </w:pPr>
      <w:r>
        <w:rPr>
          <w:rFonts w:ascii="Century Gothic" w:hAnsi="Century Gothic"/>
          <w:sz w:val="22"/>
          <w:szCs w:val="22"/>
          <w:lang w:val="es-PE"/>
        </w:rPr>
        <w:t>Rafael Posse</w:t>
      </w:r>
    </w:p>
    <w:p w14:paraId="0209D2EC" w14:textId="01FACB92" w:rsidR="00FF4329" w:rsidRPr="00FF4329" w:rsidRDefault="00FF4329" w:rsidP="003D4C04">
      <w:pPr>
        <w:rPr>
          <w:rFonts w:ascii="Century Gothic" w:hAnsi="Century Gothic"/>
          <w:b/>
          <w:bCs/>
          <w:color w:val="3A3838"/>
          <w:sz w:val="20"/>
          <w:szCs w:val="20"/>
        </w:rPr>
      </w:pPr>
      <w:r w:rsidRPr="00FF4329">
        <w:rPr>
          <w:rFonts w:ascii="Century Gothic" w:hAnsi="Century Gothic"/>
          <w:b/>
          <w:bCs/>
          <w:color w:val="3A3838"/>
          <w:sz w:val="20"/>
          <w:szCs w:val="20"/>
        </w:rPr>
        <w:t>Asesor FMI</w:t>
      </w:r>
    </w:p>
    <w:p w14:paraId="35A1A2A1" w14:textId="77777777" w:rsidR="00FF4329" w:rsidRDefault="00FF4329" w:rsidP="003D4C04">
      <w:pPr>
        <w:rPr>
          <w:rFonts w:ascii="Century Gothic" w:hAnsi="Century Gothic"/>
          <w:sz w:val="22"/>
          <w:szCs w:val="22"/>
          <w:lang w:val="es-PE"/>
        </w:rPr>
      </w:pPr>
    </w:p>
    <w:p w14:paraId="14E8D408" w14:textId="77777777" w:rsidR="00FF4329" w:rsidRDefault="00FF4329" w:rsidP="003D4C04">
      <w:pPr>
        <w:rPr>
          <w:rFonts w:ascii="Century Gothic" w:hAnsi="Century Gothic"/>
          <w:sz w:val="22"/>
          <w:szCs w:val="22"/>
          <w:lang w:val="es-PE"/>
        </w:rPr>
      </w:pPr>
    </w:p>
    <w:p w14:paraId="431AECB4" w14:textId="77777777" w:rsidR="00FF4329" w:rsidRDefault="00FF4329" w:rsidP="003D4C04">
      <w:pPr>
        <w:rPr>
          <w:rFonts w:ascii="Century Gothic" w:hAnsi="Century Gothic"/>
          <w:sz w:val="22"/>
          <w:szCs w:val="22"/>
          <w:lang w:val="es-PE"/>
        </w:rPr>
      </w:pPr>
    </w:p>
    <w:p w14:paraId="575D95AC" w14:textId="77777777" w:rsidR="00FF4329" w:rsidRDefault="00FF4329" w:rsidP="003D4C04">
      <w:pPr>
        <w:rPr>
          <w:rFonts w:ascii="Century Gothic" w:hAnsi="Century Gothic"/>
          <w:sz w:val="22"/>
          <w:szCs w:val="22"/>
          <w:lang w:val="es-PE"/>
        </w:rPr>
      </w:pPr>
    </w:p>
    <w:p w14:paraId="3C43CBD0" w14:textId="77777777" w:rsidR="00FF4329" w:rsidRDefault="00FF4329" w:rsidP="003D4C04">
      <w:pPr>
        <w:rPr>
          <w:rFonts w:ascii="Century Gothic" w:hAnsi="Century Gothic"/>
          <w:sz w:val="22"/>
          <w:szCs w:val="22"/>
          <w:lang w:val="es-PE"/>
        </w:rPr>
      </w:pPr>
    </w:p>
    <w:p w14:paraId="1119D675" w14:textId="57E86AFD" w:rsidR="001376BF" w:rsidRDefault="001376BF" w:rsidP="003D4C04">
      <w:pPr>
        <w:rPr>
          <w:rFonts w:ascii="Century Gothic" w:hAnsi="Century Gothic"/>
          <w:sz w:val="22"/>
          <w:szCs w:val="22"/>
          <w:lang w:val="es-PE"/>
        </w:rPr>
      </w:pPr>
    </w:p>
    <w:p w14:paraId="0A5D4B73" w14:textId="1BCA64A6" w:rsidR="006565E1" w:rsidRDefault="006565E1" w:rsidP="003D4C04">
      <w:pPr>
        <w:rPr>
          <w:rFonts w:ascii="Century Gothic" w:hAnsi="Century Gothic"/>
          <w:sz w:val="22"/>
          <w:szCs w:val="22"/>
          <w:lang w:val="es-PE"/>
        </w:rPr>
      </w:pPr>
    </w:p>
    <w:p w14:paraId="3E83E3BC" w14:textId="77777777" w:rsidR="006565E1" w:rsidRDefault="006565E1" w:rsidP="003D4C04">
      <w:pPr>
        <w:rPr>
          <w:rFonts w:ascii="Century Gothic" w:hAnsi="Century Gothic"/>
          <w:sz w:val="22"/>
          <w:szCs w:val="22"/>
          <w:lang w:val="es-PE"/>
        </w:rPr>
      </w:pPr>
    </w:p>
    <w:p w14:paraId="5CB68050" w14:textId="77777777" w:rsidR="006565E1" w:rsidRDefault="006565E1" w:rsidP="003D4C04">
      <w:pPr>
        <w:rPr>
          <w:rFonts w:ascii="Century Gothic" w:hAnsi="Century Gothic"/>
          <w:sz w:val="22"/>
          <w:szCs w:val="22"/>
          <w:lang w:val="es-PE"/>
        </w:rPr>
      </w:pPr>
    </w:p>
    <w:p w14:paraId="5ABD457B" w14:textId="070052B3" w:rsidR="001376BF" w:rsidRDefault="001376BF" w:rsidP="003D4C04">
      <w:pPr>
        <w:rPr>
          <w:rFonts w:ascii="Century Gothic" w:hAnsi="Century Gothic"/>
          <w:sz w:val="22"/>
          <w:szCs w:val="22"/>
          <w:lang w:val="es-PE"/>
        </w:rPr>
      </w:pPr>
      <w:r>
        <w:rPr>
          <w:rFonts w:ascii="Century Gothic" w:hAnsi="Century Gothic"/>
          <w:sz w:val="22"/>
          <w:szCs w:val="22"/>
          <w:lang w:val="es-PE"/>
        </w:rPr>
        <w:t>Diana Barco</w:t>
      </w:r>
    </w:p>
    <w:p w14:paraId="04C14EFF" w14:textId="3081F375" w:rsidR="001376BF" w:rsidRPr="00D46C23" w:rsidRDefault="001376BF" w:rsidP="003D4C04">
      <w:pPr>
        <w:rPr>
          <w:rFonts w:ascii="Century Gothic" w:hAnsi="Century Gothic"/>
          <w:b/>
          <w:bCs/>
          <w:color w:val="3A3838"/>
          <w:sz w:val="20"/>
          <w:szCs w:val="20"/>
        </w:rPr>
      </w:pPr>
      <w:r w:rsidRPr="00D46C23">
        <w:rPr>
          <w:rFonts w:ascii="Century Gothic" w:hAnsi="Century Gothic"/>
          <w:b/>
          <w:bCs/>
          <w:color w:val="3A3838"/>
          <w:sz w:val="20"/>
          <w:szCs w:val="20"/>
        </w:rPr>
        <w:t>Directora de Estadísticas Económicas</w:t>
      </w:r>
    </w:p>
    <w:p w14:paraId="6B406550" w14:textId="77777777" w:rsidR="001376BF" w:rsidRDefault="001376BF" w:rsidP="003D4C04">
      <w:pPr>
        <w:rPr>
          <w:rFonts w:ascii="Century Gothic" w:hAnsi="Century Gothic"/>
          <w:sz w:val="22"/>
          <w:szCs w:val="22"/>
          <w:lang w:val="es-PE"/>
        </w:rPr>
      </w:pPr>
    </w:p>
    <w:p w14:paraId="5E4D739D" w14:textId="77777777" w:rsidR="001376BF" w:rsidRPr="001376BF" w:rsidRDefault="001376BF" w:rsidP="003D4C04">
      <w:pPr>
        <w:rPr>
          <w:rFonts w:ascii="Century Gothic" w:hAnsi="Century Gothic"/>
          <w:sz w:val="22"/>
          <w:szCs w:val="22"/>
          <w:lang w:val="es-PE"/>
        </w:rPr>
      </w:pPr>
    </w:p>
    <w:p w14:paraId="7DD5E414" w14:textId="77777777" w:rsidR="00D46C23" w:rsidRPr="001376BF" w:rsidRDefault="00D46C23" w:rsidP="003D4C04">
      <w:pPr>
        <w:rPr>
          <w:rFonts w:ascii="Century Gothic" w:hAnsi="Century Gothic"/>
          <w:sz w:val="22"/>
          <w:szCs w:val="22"/>
          <w:lang w:val="es-PE"/>
        </w:rPr>
      </w:pPr>
    </w:p>
    <w:p w14:paraId="71549BAF" w14:textId="606567C2" w:rsidR="001376BF" w:rsidRDefault="001376BF" w:rsidP="003D4C04">
      <w:pPr>
        <w:rPr>
          <w:rFonts w:ascii="Century Gothic" w:hAnsi="Century Gothic"/>
          <w:sz w:val="22"/>
          <w:szCs w:val="22"/>
          <w:lang w:val="es-PE"/>
        </w:rPr>
      </w:pPr>
    </w:p>
    <w:p w14:paraId="2D4A707E" w14:textId="77777777" w:rsidR="006565E1" w:rsidRDefault="006565E1" w:rsidP="003D4C04">
      <w:pPr>
        <w:rPr>
          <w:rFonts w:ascii="Century Gothic" w:hAnsi="Century Gothic"/>
          <w:sz w:val="22"/>
          <w:szCs w:val="22"/>
          <w:lang w:val="es-PE"/>
        </w:rPr>
      </w:pPr>
    </w:p>
    <w:p w14:paraId="236D1181" w14:textId="77777777" w:rsidR="001376BF" w:rsidRDefault="001376BF" w:rsidP="001376BF">
      <w:pPr>
        <w:rPr>
          <w:rFonts w:ascii="Century Gothic" w:hAnsi="Century Gothic"/>
          <w:b/>
          <w:bCs/>
          <w:color w:val="3A3838"/>
          <w:sz w:val="20"/>
          <w:szCs w:val="20"/>
        </w:rPr>
      </w:pPr>
    </w:p>
    <w:p w14:paraId="299BEB4D" w14:textId="77777777" w:rsidR="00D46C23" w:rsidRPr="001376BF" w:rsidRDefault="00D46C23" w:rsidP="00D46C23">
      <w:pPr>
        <w:rPr>
          <w:rFonts w:ascii="Century Gothic" w:hAnsi="Century Gothic"/>
          <w:sz w:val="22"/>
          <w:szCs w:val="22"/>
          <w:lang w:val="es-PE"/>
        </w:rPr>
      </w:pPr>
    </w:p>
    <w:p w14:paraId="5D9E9F5E" w14:textId="77777777" w:rsidR="00D46C23" w:rsidRPr="001376BF" w:rsidRDefault="00D46C23" w:rsidP="00D46C23">
      <w:pPr>
        <w:rPr>
          <w:rFonts w:ascii="Century Gothic" w:hAnsi="Century Gothic"/>
          <w:sz w:val="22"/>
          <w:szCs w:val="22"/>
          <w:lang w:val="es-PE"/>
        </w:rPr>
      </w:pPr>
    </w:p>
    <w:p w14:paraId="2954D468" w14:textId="7C4FE271" w:rsidR="00D46C23" w:rsidRPr="001376BF" w:rsidRDefault="00D46C23" w:rsidP="00D46C23">
      <w:pPr>
        <w:pStyle w:val="Default"/>
        <w:rPr>
          <w:color w:val="3A3838"/>
          <w:sz w:val="20"/>
          <w:szCs w:val="20"/>
        </w:rPr>
      </w:pPr>
      <w:r w:rsidRPr="001376BF">
        <w:rPr>
          <w:color w:val="3A3838"/>
          <w:sz w:val="20"/>
          <w:szCs w:val="20"/>
        </w:rPr>
        <w:t xml:space="preserve">Dayra Saraguro </w:t>
      </w:r>
    </w:p>
    <w:p w14:paraId="36656BE7" w14:textId="77777777" w:rsidR="00D46C23" w:rsidRDefault="00D46C23" w:rsidP="00D46C23">
      <w:pPr>
        <w:rPr>
          <w:rFonts w:ascii="Century Gothic" w:hAnsi="Century Gothic"/>
          <w:b/>
          <w:bCs/>
          <w:color w:val="3A3838"/>
          <w:sz w:val="20"/>
          <w:szCs w:val="20"/>
        </w:rPr>
      </w:pPr>
      <w:r w:rsidRPr="001376BF">
        <w:rPr>
          <w:rFonts w:ascii="Century Gothic" w:hAnsi="Century Gothic"/>
          <w:b/>
          <w:bCs/>
          <w:color w:val="3A3838"/>
          <w:sz w:val="20"/>
          <w:szCs w:val="20"/>
        </w:rPr>
        <w:t>Responsable CAB-SIPP</w:t>
      </w:r>
    </w:p>
    <w:p w14:paraId="126F2F7F" w14:textId="77777777" w:rsidR="00D46C23" w:rsidRDefault="00D46C23" w:rsidP="001376BF">
      <w:pPr>
        <w:rPr>
          <w:rFonts w:ascii="Century Gothic" w:hAnsi="Century Gothic"/>
          <w:sz w:val="22"/>
          <w:szCs w:val="22"/>
          <w:lang w:val="es-PE"/>
        </w:rPr>
      </w:pPr>
    </w:p>
    <w:p w14:paraId="4E7DD5CE" w14:textId="77777777" w:rsidR="00D46C23" w:rsidRDefault="00D46C23" w:rsidP="001376BF">
      <w:pPr>
        <w:rPr>
          <w:rFonts w:ascii="Century Gothic" w:hAnsi="Century Gothic"/>
          <w:sz w:val="22"/>
          <w:szCs w:val="22"/>
          <w:lang w:val="es-PE"/>
        </w:rPr>
      </w:pPr>
    </w:p>
    <w:p w14:paraId="4C80224B" w14:textId="77777777" w:rsidR="00D46C23" w:rsidRDefault="00D46C23" w:rsidP="001376BF">
      <w:pPr>
        <w:rPr>
          <w:rFonts w:ascii="Century Gothic" w:hAnsi="Century Gothic"/>
          <w:sz w:val="22"/>
          <w:szCs w:val="22"/>
          <w:lang w:val="es-PE"/>
        </w:rPr>
      </w:pPr>
    </w:p>
    <w:p w14:paraId="6AB064A5" w14:textId="77777777" w:rsidR="00D46C23" w:rsidRDefault="00D46C23" w:rsidP="001376BF">
      <w:pPr>
        <w:rPr>
          <w:rFonts w:ascii="Century Gothic" w:hAnsi="Century Gothic"/>
          <w:sz w:val="22"/>
          <w:szCs w:val="22"/>
          <w:lang w:val="es-PE"/>
        </w:rPr>
      </w:pPr>
    </w:p>
    <w:p w14:paraId="226D42D4" w14:textId="77777777" w:rsidR="00F35C23" w:rsidRDefault="00F35C23" w:rsidP="00F35C23">
      <w:pPr>
        <w:rPr>
          <w:rFonts w:ascii="Century Gothic" w:hAnsi="Century Gothic"/>
          <w:sz w:val="22"/>
          <w:szCs w:val="22"/>
          <w:lang w:val="es-PE"/>
        </w:rPr>
      </w:pPr>
    </w:p>
    <w:p w14:paraId="7A329C01" w14:textId="77777777" w:rsidR="00F35C23" w:rsidRDefault="00F35C23" w:rsidP="00F35C23">
      <w:pPr>
        <w:rPr>
          <w:rFonts w:ascii="Century Gothic" w:hAnsi="Century Gothic"/>
          <w:sz w:val="22"/>
          <w:szCs w:val="22"/>
          <w:lang w:val="es-PE"/>
        </w:rPr>
      </w:pPr>
    </w:p>
    <w:p w14:paraId="54A99183" w14:textId="77777777" w:rsidR="00F35C23" w:rsidRDefault="00F35C23" w:rsidP="00F35C23">
      <w:pPr>
        <w:rPr>
          <w:rFonts w:ascii="Century Gothic" w:hAnsi="Century Gothic"/>
          <w:sz w:val="22"/>
          <w:szCs w:val="22"/>
          <w:lang w:val="es-PE"/>
        </w:rPr>
      </w:pPr>
    </w:p>
    <w:p w14:paraId="084027E8" w14:textId="77777777" w:rsidR="00F35C23" w:rsidRPr="001376BF" w:rsidRDefault="00F35C23" w:rsidP="00F35C23">
      <w:pPr>
        <w:rPr>
          <w:rFonts w:ascii="Century Gothic" w:hAnsi="Century Gothic"/>
          <w:sz w:val="22"/>
          <w:szCs w:val="22"/>
          <w:lang w:val="es-PE"/>
        </w:rPr>
      </w:pPr>
      <w:r>
        <w:rPr>
          <w:rFonts w:ascii="Century Gothic" w:hAnsi="Century Gothic"/>
          <w:sz w:val="22"/>
          <w:szCs w:val="22"/>
          <w:lang w:val="es-PE"/>
        </w:rPr>
        <w:lastRenderedPageBreak/>
        <w:t>Omar Llambo</w:t>
      </w:r>
    </w:p>
    <w:p w14:paraId="2047B68A" w14:textId="77777777" w:rsidR="00F35C23" w:rsidRDefault="00F35C23" w:rsidP="00F35C23">
      <w:pPr>
        <w:rPr>
          <w:rFonts w:ascii="Century Gothic" w:hAnsi="Century Gothic"/>
          <w:b/>
          <w:bCs/>
          <w:color w:val="3A3838"/>
          <w:sz w:val="20"/>
          <w:szCs w:val="20"/>
        </w:rPr>
      </w:pPr>
      <w:r>
        <w:rPr>
          <w:rFonts w:ascii="Century Gothic" w:hAnsi="Century Gothic"/>
          <w:b/>
          <w:bCs/>
          <w:color w:val="3A3838"/>
          <w:sz w:val="20"/>
          <w:szCs w:val="20"/>
        </w:rPr>
        <w:t>Analista DINEM</w:t>
      </w:r>
    </w:p>
    <w:p w14:paraId="368BF150" w14:textId="77777777" w:rsidR="00896B8E" w:rsidRDefault="00896B8E" w:rsidP="001376BF">
      <w:pPr>
        <w:rPr>
          <w:rFonts w:ascii="Century Gothic" w:hAnsi="Century Gothic"/>
          <w:sz w:val="22"/>
          <w:szCs w:val="22"/>
          <w:lang w:val="es-PE"/>
        </w:rPr>
      </w:pPr>
    </w:p>
    <w:p w14:paraId="637616D7" w14:textId="77777777" w:rsidR="00F35C23" w:rsidRDefault="00F35C23" w:rsidP="001376BF">
      <w:pPr>
        <w:rPr>
          <w:rFonts w:ascii="Century Gothic" w:hAnsi="Century Gothic"/>
          <w:sz w:val="22"/>
          <w:szCs w:val="22"/>
          <w:lang w:val="es-PE"/>
        </w:rPr>
      </w:pPr>
    </w:p>
    <w:p w14:paraId="4457314A" w14:textId="77777777" w:rsidR="00F35C23" w:rsidRDefault="00F35C23" w:rsidP="001376BF">
      <w:pPr>
        <w:rPr>
          <w:rFonts w:ascii="Century Gothic" w:hAnsi="Century Gothic"/>
          <w:sz w:val="22"/>
          <w:szCs w:val="22"/>
          <w:lang w:val="es-PE"/>
        </w:rPr>
      </w:pPr>
    </w:p>
    <w:p w14:paraId="600AAF09" w14:textId="77777777" w:rsidR="00F35C23" w:rsidRDefault="00F35C23" w:rsidP="001376BF">
      <w:pPr>
        <w:rPr>
          <w:rFonts w:ascii="Century Gothic" w:hAnsi="Century Gothic"/>
          <w:sz w:val="22"/>
          <w:szCs w:val="22"/>
          <w:lang w:val="es-PE"/>
        </w:rPr>
      </w:pPr>
    </w:p>
    <w:p w14:paraId="0297C455" w14:textId="77777777" w:rsidR="00F35C23" w:rsidRDefault="00F35C23" w:rsidP="001376BF">
      <w:pPr>
        <w:rPr>
          <w:rFonts w:ascii="Century Gothic" w:hAnsi="Century Gothic"/>
          <w:sz w:val="22"/>
          <w:szCs w:val="22"/>
          <w:lang w:val="es-PE"/>
        </w:rPr>
      </w:pPr>
    </w:p>
    <w:p w14:paraId="1353AEFF" w14:textId="77777777" w:rsidR="00F35C23" w:rsidRDefault="00F35C23" w:rsidP="001376BF">
      <w:pPr>
        <w:rPr>
          <w:rFonts w:ascii="Century Gothic" w:hAnsi="Century Gothic"/>
          <w:sz w:val="22"/>
          <w:szCs w:val="22"/>
          <w:lang w:val="es-PE"/>
        </w:rPr>
      </w:pPr>
    </w:p>
    <w:p w14:paraId="14E9CD3B" w14:textId="7C0EF608" w:rsidR="00F35C23" w:rsidRDefault="00F35C23" w:rsidP="001376BF">
      <w:pPr>
        <w:rPr>
          <w:rFonts w:ascii="Century Gothic" w:hAnsi="Century Gothic"/>
          <w:sz w:val="22"/>
          <w:szCs w:val="22"/>
          <w:lang w:val="es-PE"/>
        </w:rPr>
      </w:pPr>
    </w:p>
    <w:p w14:paraId="650189C3" w14:textId="070EFD99" w:rsidR="006565E1" w:rsidRDefault="006565E1" w:rsidP="001376BF">
      <w:pPr>
        <w:rPr>
          <w:rFonts w:ascii="Century Gothic" w:hAnsi="Century Gothic"/>
          <w:sz w:val="22"/>
          <w:szCs w:val="22"/>
          <w:lang w:val="es-PE"/>
        </w:rPr>
      </w:pPr>
    </w:p>
    <w:p w14:paraId="65237E71" w14:textId="1DB6A72B" w:rsidR="006565E1" w:rsidRDefault="006565E1" w:rsidP="001376BF">
      <w:pPr>
        <w:rPr>
          <w:rFonts w:ascii="Century Gothic" w:hAnsi="Century Gothic"/>
          <w:sz w:val="22"/>
          <w:szCs w:val="22"/>
          <w:lang w:val="es-PE"/>
        </w:rPr>
      </w:pPr>
    </w:p>
    <w:p w14:paraId="0337E89A" w14:textId="12E31678" w:rsidR="006565E1" w:rsidRDefault="006565E1" w:rsidP="001376BF">
      <w:pPr>
        <w:rPr>
          <w:rFonts w:ascii="Century Gothic" w:hAnsi="Century Gothic"/>
          <w:sz w:val="22"/>
          <w:szCs w:val="22"/>
          <w:lang w:val="es-PE"/>
        </w:rPr>
      </w:pPr>
    </w:p>
    <w:p w14:paraId="2CE1A7C1" w14:textId="67ED5D65" w:rsidR="006565E1" w:rsidRDefault="006565E1" w:rsidP="001376BF">
      <w:pPr>
        <w:rPr>
          <w:rFonts w:ascii="Century Gothic" w:hAnsi="Century Gothic"/>
          <w:sz w:val="22"/>
          <w:szCs w:val="22"/>
          <w:lang w:val="es-PE"/>
        </w:rPr>
      </w:pPr>
    </w:p>
    <w:p w14:paraId="1824D412" w14:textId="77777777" w:rsidR="006565E1" w:rsidRDefault="006565E1" w:rsidP="001376BF">
      <w:pPr>
        <w:rPr>
          <w:rFonts w:ascii="Century Gothic" w:hAnsi="Century Gothic"/>
          <w:sz w:val="22"/>
          <w:szCs w:val="22"/>
          <w:lang w:val="es-PE"/>
        </w:rPr>
      </w:pPr>
    </w:p>
    <w:p w14:paraId="6873058E" w14:textId="77777777" w:rsidR="00F35C23" w:rsidRDefault="00F35C23" w:rsidP="001376BF">
      <w:pPr>
        <w:rPr>
          <w:rFonts w:ascii="Century Gothic" w:hAnsi="Century Gothic"/>
          <w:sz w:val="22"/>
          <w:szCs w:val="22"/>
          <w:lang w:val="es-PE"/>
        </w:rPr>
      </w:pPr>
    </w:p>
    <w:p w14:paraId="31B54901" w14:textId="1E414273" w:rsidR="00896B8E" w:rsidRDefault="00896B8E" w:rsidP="001376BF">
      <w:pPr>
        <w:rPr>
          <w:rFonts w:ascii="Century Gothic" w:hAnsi="Century Gothic"/>
          <w:sz w:val="22"/>
          <w:szCs w:val="22"/>
          <w:lang w:val="es-PE"/>
        </w:rPr>
      </w:pPr>
      <w:r>
        <w:rPr>
          <w:rFonts w:ascii="Century Gothic" w:hAnsi="Century Gothic"/>
          <w:sz w:val="22"/>
          <w:szCs w:val="22"/>
          <w:lang w:val="es-PE"/>
        </w:rPr>
        <w:t>Vanesa Cueva</w:t>
      </w:r>
    </w:p>
    <w:p w14:paraId="7D6EC9D1" w14:textId="5D2B72BE" w:rsidR="00896B8E" w:rsidRPr="00F35C23" w:rsidRDefault="00896B8E" w:rsidP="001376BF">
      <w:pPr>
        <w:rPr>
          <w:rFonts w:ascii="Century Gothic" w:hAnsi="Century Gothic"/>
          <w:b/>
          <w:sz w:val="22"/>
          <w:szCs w:val="22"/>
          <w:lang w:val="es-PE"/>
        </w:rPr>
      </w:pPr>
      <w:r w:rsidRPr="00F35C23">
        <w:rPr>
          <w:rFonts w:ascii="Century Gothic" w:hAnsi="Century Gothic"/>
          <w:b/>
          <w:sz w:val="22"/>
          <w:szCs w:val="22"/>
          <w:lang w:val="es-PE"/>
        </w:rPr>
        <w:t>Miembro de equipo CAB-SIPP</w:t>
      </w:r>
    </w:p>
    <w:p w14:paraId="66EBEEA3" w14:textId="77777777" w:rsidR="008A0867" w:rsidRDefault="008A0867" w:rsidP="001376BF">
      <w:pPr>
        <w:rPr>
          <w:rFonts w:ascii="Century Gothic" w:hAnsi="Century Gothic"/>
          <w:sz w:val="22"/>
          <w:szCs w:val="22"/>
          <w:lang w:val="es-PE"/>
        </w:rPr>
      </w:pPr>
    </w:p>
    <w:p w14:paraId="0C120023" w14:textId="77777777" w:rsidR="00D46C23" w:rsidRDefault="00D46C23" w:rsidP="001376BF">
      <w:pPr>
        <w:rPr>
          <w:rFonts w:ascii="Century Gothic" w:hAnsi="Century Gothic"/>
          <w:sz w:val="22"/>
          <w:szCs w:val="22"/>
          <w:lang w:val="es-PE"/>
        </w:rPr>
      </w:pPr>
    </w:p>
    <w:p w14:paraId="5008BA33" w14:textId="77777777" w:rsidR="00D46C23" w:rsidRDefault="00D46C23" w:rsidP="001376BF">
      <w:pPr>
        <w:rPr>
          <w:rFonts w:ascii="Century Gothic" w:hAnsi="Century Gothic"/>
          <w:sz w:val="22"/>
          <w:szCs w:val="22"/>
          <w:lang w:val="es-PE"/>
        </w:rPr>
      </w:pPr>
    </w:p>
    <w:p w14:paraId="0B52AD7A" w14:textId="77777777" w:rsidR="00D46C23" w:rsidRDefault="00D46C23" w:rsidP="001376BF">
      <w:pPr>
        <w:rPr>
          <w:rFonts w:ascii="Century Gothic" w:hAnsi="Century Gothic"/>
          <w:sz w:val="22"/>
          <w:szCs w:val="22"/>
          <w:lang w:val="es-PE"/>
        </w:rPr>
      </w:pPr>
    </w:p>
    <w:p w14:paraId="042ECE37" w14:textId="77777777" w:rsidR="008A0867" w:rsidRDefault="008A0867" w:rsidP="001376BF">
      <w:pPr>
        <w:rPr>
          <w:rFonts w:ascii="Century Gothic" w:hAnsi="Century Gothic"/>
          <w:sz w:val="22"/>
          <w:szCs w:val="22"/>
          <w:lang w:val="es-PE"/>
        </w:rPr>
      </w:pPr>
    </w:p>
    <w:p w14:paraId="2A45551D" w14:textId="77777777" w:rsidR="001376BF" w:rsidRPr="001376BF" w:rsidRDefault="001376BF" w:rsidP="001376BF">
      <w:pPr>
        <w:rPr>
          <w:rFonts w:ascii="Century Gothic" w:hAnsi="Century Gothic"/>
          <w:sz w:val="22"/>
          <w:szCs w:val="22"/>
          <w:lang w:val="es-PE"/>
        </w:rPr>
      </w:pPr>
    </w:p>
    <w:sectPr w:rsidR="001376BF" w:rsidRPr="001376BF" w:rsidSect="009E38BB">
      <w:headerReference w:type="default" r:id="rId12"/>
      <w:footerReference w:type="even" r:id="rId13"/>
      <w:footerReference w:type="default" r:id="rId14"/>
      <w:pgSz w:w="16840" w:h="11900" w:orient="landscape"/>
      <w:pgMar w:top="1701" w:right="1417" w:bottom="1701" w:left="1417"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INEC Omar Llambo" w:date="2023-12-27T13:56:00Z" w:initials="IOL">
    <w:p w14:paraId="1635F901" w14:textId="5B257D44" w:rsidR="00991714" w:rsidRDefault="00991714">
      <w:pPr>
        <w:pStyle w:val="Textocomentario"/>
      </w:pPr>
      <w:r>
        <w:rPr>
          <w:rStyle w:val="Refdecomentario"/>
        </w:rPr>
        <w:annotationRef/>
      </w:r>
      <w:r>
        <w:t xml:space="preserve">Las empresas grandes tienen probabilidad igual a 1 de inclusión. Y los dominios de estudio son mutuamente excluyentes entre sí. La selección de la muestra para cada dominio de estudio es aleatorio y no prioriza el tamaño de la empresa, ya que el tamaño de la empresa es usado para definir los dominios. </w:t>
      </w:r>
    </w:p>
  </w:comment>
  <w:comment w:id="6" w:author="INEC Omar Llambo" w:date="2023-12-27T11:10:00Z" w:initials="IOL">
    <w:p w14:paraId="22D7298B" w14:textId="4CE5DDAE" w:rsidR="003D4EF3" w:rsidRDefault="003D4EF3">
      <w:pPr>
        <w:pStyle w:val="Textocomentario"/>
      </w:pPr>
      <w:r>
        <w:rPr>
          <w:rStyle w:val="Refdecomentario"/>
        </w:rPr>
        <w:annotationRef/>
      </w:r>
      <w:r>
        <w:t>Sería lo ideal, pero en la práctica no tenemos un marco que contenga información por producto.</w:t>
      </w:r>
      <w:r w:rsidR="00C217D9">
        <w:t xml:space="preserve"> Para abordar el tema de las empresas que rechacen la encuesta, se considera un sobre muestreo, esto con el objetivo de evitar reemplazos. </w:t>
      </w:r>
    </w:p>
  </w:comment>
  <w:comment w:id="9" w:author="INEC Omar Llambo" w:date="2023-12-27T14:04:00Z" w:initials="IOL">
    <w:p w14:paraId="0F37F828" w14:textId="13161701" w:rsidR="00C217D9" w:rsidRDefault="00C217D9">
      <w:pPr>
        <w:pStyle w:val="Textocomentario"/>
      </w:pPr>
      <w:r>
        <w:rPr>
          <w:rStyle w:val="Refdecomentario"/>
        </w:rPr>
        <w:annotationRef/>
      </w:r>
      <w:r>
        <w:t xml:space="preserve">El diseño si considera dominios de inclusión forzosa y para el resto se calcula el tamaño de muestra, sin embargo, no se lo hace a nivel de producto ya que la información no existe.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35F901" w15:done="0"/>
  <w15:commentEx w15:paraId="22D7298B" w15:done="0"/>
  <w15:commentEx w15:paraId="0F37F82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D5B3D" w14:textId="77777777" w:rsidR="00523CDA" w:rsidRDefault="00523CDA">
      <w:r>
        <w:separator/>
      </w:r>
    </w:p>
  </w:endnote>
  <w:endnote w:type="continuationSeparator" w:id="0">
    <w:p w14:paraId="2FBD2D64" w14:textId="77777777" w:rsidR="00523CDA" w:rsidRDefault="00523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1915202586"/>
      <w:docPartObj>
        <w:docPartGallery w:val="Page Numbers (Bottom of Page)"/>
        <w:docPartUnique/>
      </w:docPartObj>
    </w:sdtPr>
    <w:sdtEndPr>
      <w:rPr>
        <w:rStyle w:val="Nmerodepgina"/>
      </w:rPr>
    </w:sdtEndPr>
    <w:sdtContent>
      <w:p w14:paraId="7AF0E732" w14:textId="77777777" w:rsidR="006B5F92" w:rsidRDefault="007407D4" w:rsidP="00B973B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6E268C5" w14:textId="77777777" w:rsidR="006B5F92" w:rsidRDefault="006B5F92" w:rsidP="005759C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1457092785"/>
      <w:docPartObj>
        <w:docPartGallery w:val="Page Numbers (Bottom of Page)"/>
        <w:docPartUnique/>
      </w:docPartObj>
    </w:sdtPr>
    <w:sdtEndPr>
      <w:rPr>
        <w:rStyle w:val="Nmerodepgina"/>
      </w:rPr>
    </w:sdtEndPr>
    <w:sdtContent>
      <w:p w14:paraId="66553E6C" w14:textId="77777777" w:rsidR="006B5F92" w:rsidRPr="002240BC" w:rsidRDefault="007407D4" w:rsidP="00B973B6">
        <w:pPr>
          <w:pStyle w:val="Piedepgina"/>
          <w:framePr w:wrap="none" w:vAnchor="text" w:hAnchor="margin" w:xAlign="right" w:y="1"/>
          <w:rPr>
            <w:rStyle w:val="Nmerodepgina"/>
            <w:rFonts w:ascii="Century Gothic" w:hAnsi="Century Gothic"/>
          </w:rPr>
        </w:pPr>
        <w:r w:rsidRPr="002240BC">
          <w:rPr>
            <w:rStyle w:val="Nmerodepgina"/>
            <w:rFonts w:ascii="Century Gothic" w:hAnsi="Century Gothic"/>
          </w:rPr>
          <w:fldChar w:fldCharType="begin"/>
        </w:r>
        <w:r w:rsidRPr="002240BC">
          <w:rPr>
            <w:rStyle w:val="Nmerodepgina"/>
            <w:rFonts w:ascii="Century Gothic" w:hAnsi="Century Gothic"/>
          </w:rPr>
          <w:instrText xml:space="preserve"> PAGE </w:instrText>
        </w:r>
        <w:r w:rsidRPr="002240BC">
          <w:rPr>
            <w:rStyle w:val="Nmerodepgina"/>
            <w:rFonts w:ascii="Century Gothic" w:hAnsi="Century Gothic"/>
          </w:rPr>
          <w:fldChar w:fldCharType="separate"/>
        </w:r>
        <w:r w:rsidR="00C217D9">
          <w:rPr>
            <w:rStyle w:val="Nmerodepgina"/>
            <w:rFonts w:ascii="Century Gothic" w:hAnsi="Century Gothic"/>
            <w:noProof/>
          </w:rPr>
          <w:t>10</w:t>
        </w:r>
        <w:r w:rsidRPr="002240BC">
          <w:rPr>
            <w:rStyle w:val="Nmerodepgina"/>
            <w:rFonts w:ascii="Century Gothic" w:hAnsi="Century Gothic"/>
          </w:rPr>
          <w:fldChar w:fldCharType="end"/>
        </w:r>
      </w:p>
    </w:sdtContent>
  </w:sdt>
  <w:p w14:paraId="6F48A2B4" w14:textId="77777777" w:rsidR="006B5F92" w:rsidRPr="002240BC" w:rsidRDefault="006B5F92" w:rsidP="005759C7">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64206B" w14:textId="77777777" w:rsidR="00523CDA" w:rsidRDefault="00523CDA">
      <w:r>
        <w:separator/>
      </w:r>
    </w:p>
  </w:footnote>
  <w:footnote w:type="continuationSeparator" w:id="0">
    <w:p w14:paraId="513551D8" w14:textId="77777777" w:rsidR="00523CDA" w:rsidRDefault="00523C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949" w:type="dxa"/>
      <w:tblCellMar>
        <w:left w:w="70" w:type="dxa"/>
        <w:right w:w="70" w:type="dxa"/>
      </w:tblCellMar>
      <w:tblLook w:val="0000" w:firstRow="0" w:lastRow="0" w:firstColumn="0" w:lastColumn="0" w:noHBand="0" w:noVBand="0"/>
    </w:tblPr>
    <w:tblGrid>
      <w:gridCol w:w="5949"/>
    </w:tblGrid>
    <w:tr w:rsidR="00D46C23" w:rsidRPr="00FB1941" w14:paraId="6A550A15" w14:textId="77777777" w:rsidTr="00D46C23">
      <w:trPr>
        <w:trHeight w:val="268"/>
      </w:trPr>
      <w:tc>
        <w:tcPr>
          <w:tcW w:w="5949" w:type="dxa"/>
          <w:tcBorders>
            <w:top w:val="single" w:sz="8" w:space="0" w:color="auto"/>
            <w:left w:val="single" w:sz="4" w:space="0" w:color="auto"/>
            <w:bottom w:val="single" w:sz="8" w:space="0" w:color="auto"/>
            <w:right w:val="single" w:sz="8" w:space="0" w:color="000000"/>
          </w:tcBorders>
          <w:shd w:val="clear" w:color="auto" w:fill="D9D9D9"/>
          <w:vAlign w:val="center"/>
        </w:tcPr>
        <w:p w14:paraId="485E7255" w14:textId="7DDA5676" w:rsidR="00D46C23" w:rsidRPr="00FB1941" w:rsidRDefault="00D46C23" w:rsidP="00D46C23">
          <w:pPr>
            <w:ind w:left="142"/>
            <w:jc w:val="center"/>
            <w:rPr>
              <w:rFonts w:eastAsia="Times New Roman" w:cs="Arial"/>
              <w:b/>
              <w:bCs/>
              <w:sz w:val="18"/>
              <w:szCs w:val="18"/>
              <w:lang w:eastAsia="es-ES"/>
            </w:rPr>
          </w:pPr>
          <w:r>
            <w:rPr>
              <w:rFonts w:eastAsia="Times New Roman" w:cs="Arial"/>
              <w:b/>
              <w:bCs/>
              <w:sz w:val="18"/>
              <w:szCs w:val="18"/>
              <w:lang w:eastAsia="es-ES"/>
            </w:rPr>
            <w:t>AYUDA MEMORIA</w:t>
          </w:r>
        </w:p>
      </w:tc>
    </w:tr>
    <w:tr w:rsidR="00D46C23" w:rsidRPr="00FB1941" w14:paraId="2651288B" w14:textId="77777777" w:rsidTr="00D46C23">
      <w:trPr>
        <w:trHeight w:val="227"/>
      </w:trPr>
      <w:tc>
        <w:tcPr>
          <w:tcW w:w="5949" w:type="dxa"/>
          <w:tcBorders>
            <w:top w:val="single" w:sz="8" w:space="0" w:color="auto"/>
            <w:left w:val="single" w:sz="4" w:space="0" w:color="auto"/>
            <w:bottom w:val="single" w:sz="4" w:space="0" w:color="auto"/>
            <w:right w:val="single" w:sz="8" w:space="0" w:color="000000"/>
          </w:tcBorders>
          <w:shd w:val="clear" w:color="auto" w:fill="auto"/>
          <w:vAlign w:val="center"/>
        </w:tcPr>
        <w:p w14:paraId="6CE8F56F" w14:textId="5F3618B7" w:rsidR="00F92B9D" w:rsidRDefault="00F92B9D" w:rsidP="00F92B9D">
          <w:pPr>
            <w:jc w:val="center"/>
            <w:rPr>
              <w:rFonts w:eastAsia="Times New Roman" w:cs="Arial"/>
              <w:b/>
              <w:bCs/>
              <w:lang w:eastAsia="es-ES"/>
            </w:rPr>
          </w:pPr>
          <w:r>
            <w:rPr>
              <w:rFonts w:eastAsia="Times New Roman" w:cs="Arial"/>
              <w:b/>
              <w:bCs/>
              <w:lang w:eastAsia="es-ES"/>
            </w:rPr>
            <w:t>CGTPE-DECON-GIE-CAB</w:t>
          </w:r>
          <w:r w:rsidRPr="00AB3A90">
            <w:rPr>
              <w:rFonts w:eastAsia="Times New Roman" w:cs="Arial"/>
              <w:b/>
              <w:bCs/>
              <w:lang w:eastAsia="es-ES"/>
            </w:rPr>
            <w:t>SIPP</w:t>
          </w:r>
          <w:r w:rsidRPr="00435357">
            <w:rPr>
              <w:rFonts w:eastAsia="Times New Roman" w:cs="Arial"/>
              <w:b/>
              <w:bCs/>
              <w:lang w:eastAsia="es-ES"/>
            </w:rPr>
            <w:t>-</w:t>
          </w:r>
          <w:r w:rsidR="006D180C">
            <w:rPr>
              <w:rFonts w:eastAsia="Times New Roman" w:cs="Arial"/>
              <w:b/>
              <w:bCs/>
              <w:lang w:eastAsia="es-ES"/>
            </w:rPr>
            <w:t>134</w:t>
          </w:r>
          <w:r w:rsidRPr="00435357">
            <w:rPr>
              <w:rFonts w:eastAsia="Times New Roman" w:cs="Arial"/>
              <w:b/>
              <w:bCs/>
              <w:lang w:eastAsia="es-ES"/>
            </w:rPr>
            <w:t>-</w:t>
          </w:r>
          <w:r>
            <w:rPr>
              <w:rFonts w:eastAsia="Times New Roman" w:cs="Arial"/>
              <w:b/>
              <w:bCs/>
              <w:lang w:eastAsia="es-ES"/>
            </w:rPr>
            <w:t>2023</w:t>
          </w:r>
        </w:p>
        <w:p w14:paraId="0DC3A9AE" w14:textId="0EEA4376" w:rsidR="00396602" w:rsidRPr="00C461F7" w:rsidRDefault="00396602" w:rsidP="00F92B9D">
          <w:pPr>
            <w:jc w:val="center"/>
            <w:rPr>
              <w:rFonts w:eastAsia="Times New Roman" w:cs="Arial"/>
              <w:b/>
              <w:bCs/>
              <w:lang w:eastAsia="es-ES"/>
            </w:rPr>
          </w:pPr>
          <w:r>
            <w:rPr>
              <w:rFonts w:eastAsia="Times New Roman" w:cs="Arial"/>
              <w:b/>
              <w:bCs/>
              <w:lang w:eastAsia="es-ES"/>
            </w:rPr>
            <w:t>CGTPE-DECON-GIE-CAB</w:t>
          </w:r>
          <w:r w:rsidRPr="00AB3A90">
            <w:rPr>
              <w:rFonts w:eastAsia="Times New Roman" w:cs="Arial"/>
              <w:b/>
              <w:bCs/>
              <w:lang w:eastAsia="es-ES"/>
            </w:rPr>
            <w:t>SIPP</w:t>
          </w:r>
          <w:r w:rsidRPr="00435357">
            <w:rPr>
              <w:rFonts w:eastAsia="Times New Roman" w:cs="Arial"/>
              <w:b/>
              <w:bCs/>
              <w:lang w:eastAsia="es-ES"/>
            </w:rPr>
            <w:t>-</w:t>
          </w:r>
          <w:r w:rsidR="006D180C">
            <w:rPr>
              <w:rFonts w:eastAsia="Times New Roman" w:cs="Arial"/>
              <w:b/>
              <w:bCs/>
              <w:lang w:eastAsia="es-ES"/>
            </w:rPr>
            <w:t>135</w:t>
          </w:r>
          <w:r w:rsidRPr="00435357">
            <w:rPr>
              <w:rFonts w:eastAsia="Times New Roman" w:cs="Arial"/>
              <w:b/>
              <w:bCs/>
              <w:lang w:eastAsia="es-ES"/>
            </w:rPr>
            <w:t>-</w:t>
          </w:r>
          <w:r>
            <w:rPr>
              <w:rFonts w:eastAsia="Times New Roman" w:cs="Arial"/>
              <w:b/>
              <w:bCs/>
              <w:lang w:eastAsia="es-ES"/>
            </w:rPr>
            <w:t>2023</w:t>
          </w:r>
        </w:p>
      </w:tc>
    </w:tr>
  </w:tbl>
  <w:p w14:paraId="47DFE2A9" w14:textId="76CDA623" w:rsidR="006B5F92" w:rsidRDefault="00D46C23">
    <w:pPr>
      <w:pStyle w:val="Encabezado"/>
    </w:pPr>
    <w:r>
      <w:rPr>
        <w:noProof/>
        <w:lang w:eastAsia="es-EC"/>
      </w:rPr>
      <w:drawing>
        <wp:anchor distT="0" distB="0" distL="114300" distR="114300" simplePos="0" relativeHeight="251659264" behindDoc="1" locked="0" layoutInCell="1" allowOverlap="1" wp14:anchorId="41AB4925" wp14:editId="562E3267">
          <wp:simplePos x="0" y="0"/>
          <wp:positionH relativeFrom="column">
            <wp:posOffset>-1069472</wp:posOffset>
          </wp:positionH>
          <wp:positionV relativeFrom="paragraph">
            <wp:posOffset>-1079804</wp:posOffset>
          </wp:positionV>
          <wp:extent cx="10811457" cy="8149590"/>
          <wp:effectExtent l="0" t="0" r="9525"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
                    <a:extLst>
                      <a:ext uri="{28A0092B-C50C-407E-A947-70E740481C1C}">
                        <a14:useLocalDpi xmlns:a14="http://schemas.microsoft.com/office/drawing/2010/main" val="0"/>
                      </a:ext>
                    </a:extLst>
                  </a:blip>
                  <a:stretch>
                    <a:fillRect/>
                  </a:stretch>
                </pic:blipFill>
                <pic:spPr>
                  <a:xfrm>
                    <a:off x="0" y="0"/>
                    <a:ext cx="10811457" cy="81495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D5B4C"/>
    <w:multiLevelType w:val="hybridMultilevel"/>
    <w:tmpl w:val="5ED696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0592D11"/>
    <w:multiLevelType w:val="hybridMultilevel"/>
    <w:tmpl w:val="CFA47B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8B84F1A"/>
    <w:multiLevelType w:val="hybridMultilevel"/>
    <w:tmpl w:val="C7C42A3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B96442D"/>
    <w:multiLevelType w:val="hybridMultilevel"/>
    <w:tmpl w:val="8B0250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BED6E5B"/>
    <w:multiLevelType w:val="hybridMultilevel"/>
    <w:tmpl w:val="B59224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7A275AD"/>
    <w:multiLevelType w:val="hybridMultilevel"/>
    <w:tmpl w:val="8B629C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30C6E80"/>
    <w:multiLevelType w:val="hybridMultilevel"/>
    <w:tmpl w:val="ED6000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4F8148FB"/>
    <w:multiLevelType w:val="hybridMultilevel"/>
    <w:tmpl w:val="36D845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8A27F0B"/>
    <w:multiLevelType w:val="hybridMultilevel"/>
    <w:tmpl w:val="4ED816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7F0D67B9"/>
    <w:multiLevelType w:val="hybridMultilevel"/>
    <w:tmpl w:val="E9B8D042"/>
    <w:lvl w:ilvl="0" w:tplc="C19AA7C6">
      <w:numFmt w:val="bullet"/>
      <w:lvlText w:val="-"/>
      <w:lvlJc w:val="left"/>
      <w:pPr>
        <w:ind w:left="720" w:hanging="360"/>
      </w:pPr>
      <w:rPr>
        <w:rFonts w:ascii="Century Gothic" w:eastAsiaTheme="minorHAnsi" w:hAnsi="Century Gothic"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9"/>
  </w:num>
  <w:num w:numId="4">
    <w:abstractNumId w:val="5"/>
  </w:num>
  <w:num w:numId="5">
    <w:abstractNumId w:val="6"/>
  </w:num>
  <w:num w:numId="6">
    <w:abstractNumId w:val="3"/>
  </w:num>
  <w:num w:numId="7">
    <w:abstractNumId w:val="8"/>
  </w:num>
  <w:num w:numId="8">
    <w:abstractNumId w:val="1"/>
  </w:num>
  <w:num w:numId="9">
    <w:abstractNumId w:val="7"/>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EC Omar Llambo">
    <w15:presenceInfo w15:providerId="AD" w15:userId="S-1-5-21-2104427130-577111786-1249176396-477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C24"/>
    <w:rsid w:val="00000D93"/>
    <w:rsid w:val="00003E06"/>
    <w:rsid w:val="00010BDE"/>
    <w:rsid w:val="00012455"/>
    <w:rsid w:val="000179C0"/>
    <w:rsid w:val="00017F17"/>
    <w:rsid w:val="00021BEB"/>
    <w:rsid w:val="00024F6B"/>
    <w:rsid w:val="00027AED"/>
    <w:rsid w:val="00030F00"/>
    <w:rsid w:val="000310E2"/>
    <w:rsid w:val="000322BB"/>
    <w:rsid w:val="000411DF"/>
    <w:rsid w:val="00042A44"/>
    <w:rsid w:val="00052819"/>
    <w:rsid w:val="00053623"/>
    <w:rsid w:val="00061A73"/>
    <w:rsid w:val="000633C1"/>
    <w:rsid w:val="00066DDC"/>
    <w:rsid w:val="00073915"/>
    <w:rsid w:val="00077559"/>
    <w:rsid w:val="00081B36"/>
    <w:rsid w:val="00082218"/>
    <w:rsid w:val="000875AE"/>
    <w:rsid w:val="000923EB"/>
    <w:rsid w:val="0009489F"/>
    <w:rsid w:val="000A4C9A"/>
    <w:rsid w:val="000B01ED"/>
    <w:rsid w:val="000B5CE0"/>
    <w:rsid w:val="000B5ECE"/>
    <w:rsid w:val="000C1ADD"/>
    <w:rsid w:val="000C6426"/>
    <w:rsid w:val="000D478E"/>
    <w:rsid w:val="000D62FE"/>
    <w:rsid w:val="000E3F1C"/>
    <w:rsid w:val="000E5836"/>
    <w:rsid w:val="000F5756"/>
    <w:rsid w:val="00103D52"/>
    <w:rsid w:val="0011023D"/>
    <w:rsid w:val="00116EBF"/>
    <w:rsid w:val="001179C0"/>
    <w:rsid w:val="001205CC"/>
    <w:rsid w:val="00122A66"/>
    <w:rsid w:val="00125E4B"/>
    <w:rsid w:val="00130AD3"/>
    <w:rsid w:val="001376BF"/>
    <w:rsid w:val="00140729"/>
    <w:rsid w:val="00151723"/>
    <w:rsid w:val="001541AC"/>
    <w:rsid w:val="0016263B"/>
    <w:rsid w:val="00164975"/>
    <w:rsid w:val="00165363"/>
    <w:rsid w:val="001673C1"/>
    <w:rsid w:val="001675E6"/>
    <w:rsid w:val="00172DF1"/>
    <w:rsid w:val="0017526F"/>
    <w:rsid w:val="00181C4E"/>
    <w:rsid w:val="001831CE"/>
    <w:rsid w:val="00192F9A"/>
    <w:rsid w:val="00194F5D"/>
    <w:rsid w:val="001A1DD5"/>
    <w:rsid w:val="001A5456"/>
    <w:rsid w:val="001A7F6C"/>
    <w:rsid w:val="001B5092"/>
    <w:rsid w:val="001B528A"/>
    <w:rsid w:val="001B7091"/>
    <w:rsid w:val="001B75CE"/>
    <w:rsid w:val="001C0363"/>
    <w:rsid w:val="001C0A44"/>
    <w:rsid w:val="001C3A64"/>
    <w:rsid w:val="001C4561"/>
    <w:rsid w:val="001D2309"/>
    <w:rsid w:val="001D3A39"/>
    <w:rsid w:val="001E044C"/>
    <w:rsid w:val="001F3EE4"/>
    <w:rsid w:val="001F5748"/>
    <w:rsid w:val="001F6743"/>
    <w:rsid w:val="002063FD"/>
    <w:rsid w:val="00211CD1"/>
    <w:rsid w:val="002134C3"/>
    <w:rsid w:val="00226D89"/>
    <w:rsid w:val="00230EE7"/>
    <w:rsid w:val="00231A6E"/>
    <w:rsid w:val="002349D4"/>
    <w:rsid w:val="00236D1D"/>
    <w:rsid w:val="002448F9"/>
    <w:rsid w:val="002456BF"/>
    <w:rsid w:val="00253E80"/>
    <w:rsid w:val="00265C97"/>
    <w:rsid w:val="00271A8D"/>
    <w:rsid w:val="0027393C"/>
    <w:rsid w:val="00273FBF"/>
    <w:rsid w:val="0027556A"/>
    <w:rsid w:val="00275DB4"/>
    <w:rsid w:val="0027713C"/>
    <w:rsid w:val="00277313"/>
    <w:rsid w:val="0028113A"/>
    <w:rsid w:val="00283EC3"/>
    <w:rsid w:val="00284841"/>
    <w:rsid w:val="00294A46"/>
    <w:rsid w:val="00296BA3"/>
    <w:rsid w:val="002A5D92"/>
    <w:rsid w:val="002A7801"/>
    <w:rsid w:val="002A7EB9"/>
    <w:rsid w:val="002B1700"/>
    <w:rsid w:val="002E05EB"/>
    <w:rsid w:val="002E1D99"/>
    <w:rsid w:val="002E226B"/>
    <w:rsid w:val="002E52AB"/>
    <w:rsid w:val="002F128E"/>
    <w:rsid w:val="002F7423"/>
    <w:rsid w:val="0030428E"/>
    <w:rsid w:val="003053C1"/>
    <w:rsid w:val="00307027"/>
    <w:rsid w:val="0031505B"/>
    <w:rsid w:val="003203A1"/>
    <w:rsid w:val="00324B02"/>
    <w:rsid w:val="00333B74"/>
    <w:rsid w:val="00336744"/>
    <w:rsid w:val="003432E8"/>
    <w:rsid w:val="0034557F"/>
    <w:rsid w:val="00355859"/>
    <w:rsid w:val="00365847"/>
    <w:rsid w:val="00374264"/>
    <w:rsid w:val="003809FA"/>
    <w:rsid w:val="0038188D"/>
    <w:rsid w:val="00381E22"/>
    <w:rsid w:val="00381F14"/>
    <w:rsid w:val="00385F73"/>
    <w:rsid w:val="00390A8B"/>
    <w:rsid w:val="003922EA"/>
    <w:rsid w:val="0039475C"/>
    <w:rsid w:val="00394F77"/>
    <w:rsid w:val="00396602"/>
    <w:rsid w:val="003A0408"/>
    <w:rsid w:val="003A11A3"/>
    <w:rsid w:val="003A32B6"/>
    <w:rsid w:val="003A44E5"/>
    <w:rsid w:val="003B1CE3"/>
    <w:rsid w:val="003B402C"/>
    <w:rsid w:val="003B5369"/>
    <w:rsid w:val="003D018A"/>
    <w:rsid w:val="003D4C04"/>
    <w:rsid w:val="003D4EF3"/>
    <w:rsid w:val="003E1368"/>
    <w:rsid w:val="003E1A8B"/>
    <w:rsid w:val="003E1C6A"/>
    <w:rsid w:val="003E3E87"/>
    <w:rsid w:val="003E7F87"/>
    <w:rsid w:val="0040690A"/>
    <w:rsid w:val="004071FB"/>
    <w:rsid w:val="00421BEA"/>
    <w:rsid w:val="004268BB"/>
    <w:rsid w:val="00427196"/>
    <w:rsid w:val="00441926"/>
    <w:rsid w:val="0044752B"/>
    <w:rsid w:val="0044795F"/>
    <w:rsid w:val="00452AA1"/>
    <w:rsid w:val="0045337E"/>
    <w:rsid w:val="004536C8"/>
    <w:rsid w:val="00460020"/>
    <w:rsid w:val="00463058"/>
    <w:rsid w:val="004635BF"/>
    <w:rsid w:val="00466EB1"/>
    <w:rsid w:val="0046774B"/>
    <w:rsid w:val="00471B58"/>
    <w:rsid w:val="004859D7"/>
    <w:rsid w:val="00492DA1"/>
    <w:rsid w:val="00493C2F"/>
    <w:rsid w:val="00497733"/>
    <w:rsid w:val="004A02BF"/>
    <w:rsid w:val="004A5192"/>
    <w:rsid w:val="004B04DA"/>
    <w:rsid w:val="004B55FC"/>
    <w:rsid w:val="004C4E7D"/>
    <w:rsid w:val="004C6C53"/>
    <w:rsid w:val="004D145E"/>
    <w:rsid w:val="004D5FC8"/>
    <w:rsid w:val="004D6C0B"/>
    <w:rsid w:val="004D7267"/>
    <w:rsid w:val="004E4470"/>
    <w:rsid w:val="004E5549"/>
    <w:rsid w:val="004E66EE"/>
    <w:rsid w:val="004E73C6"/>
    <w:rsid w:val="004F4CEF"/>
    <w:rsid w:val="004F59FA"/>
    <w:rsid w:val="005011D8"/>
    <w:rsid w:val="00501288"/>
    <w:rsid w:val="005050D4"/>
    <w:rsid w:val="00510F30"/>
    <w:rsid w:val="005116AE"/>
    <w:rsid w:val="00516FEA"/>
    <w:rsid w:val="00517312"/>
    <w:rsid w:val="00517916"/>
    <w:rsid w:val="00520CB7"/>
    <w:rsid w:val="00523CDA"/>
    <w:rsid w:val="00527A28"/>
    <w:rsid w:val="00527BFD"/>
    <w:rsid w:val="00532B8B"/>
    <w:rsid w:val="005402A5"/>
    <w:rsid w:val="00540B2F"/>
    <w:rsid w:val="00542A84"/>
    <w:rsid w:val="0054705D"/>
    <w:rsid w:val="00553073"/>
    <w:rsid w:val="00555367"/>
    <w:rsid w:val="005553B0"/>
    <w:rsid w:val="00561B99"/>
    <w:rsid w:val="00561CE3"/>
    <w:rsid w:val="005635DE"/>
    <w:rsid w:val="005714CA"/>
    <w:rsid w:val="00575E99"/>
    <w:rsid w:val="00576D57"/>
    <w:rsid w:val="00580EB0"/>
    <w:rsid w:val="00586BDB"/>
    <w:rsid w:val="00591C16"/>
    <w:rsid w:val="005930F0"/>
    <w:rsid w:val="005A0D88"/>
    <w:rsid w:val="005B0681"/>
    <w:rsid w:val="005B41CA"/>
    <w:rsid w:val="005C2211"/>
    <w:rsid w:val="005C7176"/>
    <w:rsid w:val="005D1974"/>
    <w:rsid w:val="005D2BA7"/>
    <w:rsid w:val="005D3C04"/>
    <w:rsid w:val="005D6218"/>
    <w:rsid w:val="005D65C1"/>
    <w:rsid w:val="005D6661"/>
    <w:rsid w:val="005E4E99"/>
    <w:rsid w:val="005E7AD4"/>
    <w:rsid w:val="005F35FF"/>
    <w:rsid w:val="005F3E42"/>
    <w:rsid w:val="005F3EE9"/>
    <w:rsid w:val="00601DD7"/>
    <w:rsid w:val="00602086"/>
    <w:rsid w:val="00614998"/>
    <w:rsid w:val="006177AC"/>
    <w:rsid w:val="00624E0A"/>
    <w:rsid w:val="00632C70"/>
    <w:rsid w:val="006378AB"/>
    <w:rsid w:val="00641ED1"/>
    <w:rsid w:val="00644488"/>
    <w:rsid w:val="00645D56"/>
    <w:rsid w:val="00650E8A"/>
    <w:rsid w:val="006557E0"/>
    <w:rsid w:val="006565E1"/>
    <w:rsid w:val="00656DE7"/>
    <w:rsid w:val="00666593"/>
    <w:rsid w:val="0067262E"/>
    <w:rsid w:val="00676FFC"/>
    <w:rsid w:val="00680A28"/>
    <w:rsid w:val="00687CF8"/>
    <w:rsid w:val="00690520"/>
    <w:rsid w:val="00692DB6"/>
    <w:rsid w:val="006963E0"/>
    <w:rsid w:val="006A6A47"/>
    <w:rsid w:val="006B02D2"/>
    <w:rsid w:val="006B5958"/>
    <w:rsid w:val="006B5996"/>
    <w:rsid w:val="006B5F92"/>
    <w:rsid w:val="006C7211"/>
    <w:rsid w:val="006D180C"/>
    <w:rsid w:val="006D2673"/>
    <w:rsid w:val="006E35FF"/>
    <w:rsid w:val="006F6961"/>
    <w:rsid w:val="0070621D"/>
    <w:rsid w:val="00715AED"/>
    <w:rsid w:val="00716841"/>
    <w:rsid w:val="00721432"/>
    <w:rsid w:val="00724769"/>
    <w:rsid w:val="00727106"/>
    <w:rsid w:val="00737065"/>
    <w:rsid w:val="007407D4"/>
    <w:rsid w:val="00756ED6"/>
    <w:rsid w:val="0076449E"/>
    <w:rsid w:val="00764BC8"/>
    <w:rsid w:val="007755E2"/>
    <w:rsid w:val="007779E8"/>
    <w:rsid w:val="0079212C"/>
    <w:rsid w:val="00795A38"/>
    <w:rsid w:val="007B460C"/>
    <w:rsid w:val="007C01AF"/>
    <w:rsid w:val="007D0D3D"/>
    <w:rsid w:val="007E5F4F"/>
    <w:rsid w:val="007F088E"/>
    <w:rsid w:val="007F0EC6"/>
    <w:rsid w:val="007F374D"/>
    <w:rsid w:val="007F393E"/>
    <w:rsid w:val="007F5C97"/>
    <w:rsid w:val="00801E02"/>
    <w:rsid w:val="00804586"/>
    <w:rsid w:val="00807E52"/>
    <w:rsid w:val="00811190"/>
    <w:rsid w:val="00811956"/>
    <w:rsid w:val="00814782"/>
    <w:rsid w:val="008178CD"/>
    <w:rsid w:val="00850AE9"/>
    <w:rsid w:val="00853190"/>
    <w:rsid w:val="00854384"/>
    <w:rsid w:val="00857478"/>
    <w:rsid w:val="008616F2"/>
    <w:rsid w:val="00863C22"/>
    <w:rsid w:val="008645F5"/>
    <w:rsid w:val="00870632"/>
    <w:rsid w:val="008778A4"/>
    <w:rsid w:val="0088231E"/>
    <w:rsid w:val="00883496"/>
    <w:rsid w:val="00884D61"/>
    <w:rsid w:val="00896B8E"/>
    <w:rsid w:val="008A0867"/>
    <w:rsid w:val="008A1A85"/>
    <w:rsid w:val="008A1D68"/>
    <w:rsid w:val="008A4FEA"/>
    <w:rsid w:val="008A76F3"/>
    <w:rsid w:val="008B19D2"/>
    <w:rsid w:val="008B70FE"/>
    <w:rsid w:val="008B7487"/>
    <w:rsid w:val="008C14CA"/>
    <w:rsid w:val="008C4C24"/>
    <w:rsid w:val="008D1F98"/>
    <w:rsid w:val="008D6F7C"/>
    <w:rsid w:val="008E1EFB"/>
    <w:rsid w:val="008F3D35"/>
    <w:rsid w:val="008F4477"/>
    <w:rsid w:val="008F51CD"/>
    <w:rsid w:val="008F728D"/>
    <w:rsid w:val="00901B6B"/>
    <w:rsid w:val="009124B7"/>
    <w:rsid w:val="00915296"/>
    <w:rsid w:val="009160C9"/>
    <w:rsid w:val="0092192D"/>
    <w:rsid w:val="00921BBD"/>
    <w:rsid w:val="009229A2"/>
    <w:rsid w:val="00924BA8"/>
    <w:rsid w:val="00925890"/>
    <w:rsid w:val="00933D0D"/>
    <w:rsid w:val="0094020F"/>
    <w:rsid w:val="00941C25"/>
    <w:rsid w:val="0094513B"/>
    <w:rsid w:val="00952433"/>
    <w:rsid w:val="0095296F"/>
    <w:rsid w:val="00957843"/>
    <w:rsid w:val="0096021A"/>
    <w:rsid w:val="00963494"/>
    <w:rsid w:val="00963C88"/>
    <w:rsid w:val="009655CE"/>
    <w:rsid w:val="009827B0"/>
    <w:rsid w:val="00985EBF"/>
    <w:rsid w:val="00987FE8"/>
    <w:rsid w:val="00990BC5"/>
    <w:rsid w:val="00991085"/>
    <w:rsid w:val="00991714"/>
    <w:rsid w:val="009A0037"/>
    <w:rsid w:val="009A0775"/>
    <w:rsid w:val="009A318C"/>
    <w:rsid w:val="009A54B5"/>
    <w:rsid w:val="009A7DC6"/>
    <w:rsid w:val="009B00A3"/>
    <w:rsid w:val="009B2697"/>
    <w:rsid w:val="009B415F"/>
    <w:rsid w:val="009B635E"/>
    <w:rsid w:val="009C33AF"/>
    <w:rsid w:val="009C3D8F"/>
    <w:rsid w:val="009D0DBD"/>
    <w:rsid w:val="009D0FC7"/>
    <w:rsid w:val="009D12FF"/>
    <w:rsid w:val="009D460A"/>
    <w:rsid w:val="009E02DC"/>
    <w:rsid w:val="009E2777"/>
    <w:rsid w:val="009E570F"/>
    <w:rsid w:val="009E7C4B"/>
    <w:rsid w:val="009F780C"/>
    <w:rsid w:val="00A06F22"/>
    <w:rsid w:val="00A22FD7"/>
    <w:rsid w:val="00A258A3"/>
    <w:rsid w:val="00A31B52"/>
    <w:rsid w:val="00A40AA7"/>
    <w:rsid w:val="00A464C2"/>
    <w:rsid w:val="00A47590"/>
    <w:rsid w:val="00A53629"/>
    <w:rsid w:val="00A6115D"/>
    <w:rsid w:val="00A611F1"/>
    <w:rsid w:val="00A71574"/>
    <w:rsid w:val="00A82F97"/>
    <w:rsid w:val="00AA02EE"/>
    <w:rsid w:val="00AB3CEC"/>
    <w:rsid w:val="00AC1B09"/>
    <w:rsid w:val="00AC4746"/>
    <w:rsid w:val="00AD34F0"/>
    <w:rsid w:val="00AD36B9"/>
    <w:rsid w:val="00AD37EF"/>
    <w:rsid w:val="00AE1B2D"/>
    <w:rsid w:val="00AE320A"/>
    <w:rsid w:val="00AF115B"/>
    <w:rsid w:val="00AF145E"/>
    <w:rsid w:val="00AF1C36"/>
    <w:rsid w:val="00B04236"/>
    <w:rsid w:val="00B06236"/>
    <w:rsid w:val="00B07D7F"/>
    <w:rsid w:val="00B158A3"/>
    <w:rsid w:val="00B17F6B"/>
    <w:rsid w:val="00B20E03"/>
    <w:rsid w:val="00B23F45"/>
    <w:rsid w:val="00B27210"/>
    <w:rsid w:val="00B33081"/>
    <w:rsid w:val="00B35C13"/>
    <w:rsid w:val="00B40986"/>
    <w:rsid w:val="00B457D4"/>
    <w:rsid w:val="00B458EF"/>
    <w:rsid w:val="00B470BC"/>
    <w:rsid w:val="00B57F7B"/>
    <w:rsid w:val="00B65299"/>
    <w:rsid w:val="00B6536F"/>
    <w:rsid w:val="00B67FAE"/>
    <w:rsid w:val="00B75C19"/>
    <w:rsid w:val="00B76405"/>
    <w:rsid w:val="00B8005B"/>
    <w:rsid w:val="00B90E08"/>
    <w:rsid w:val="00B92011"/>
    <w:rsid w:val="00B969CD"/>
    <w:rsid w:val="00B96DFF"/>
    <w:rsid w:val="00BA6D88"/>
    <w:rsid w:val="00BA7C8A"/>
    <w:rsid w:val="00BB024C"/>
    <w:rsid w:val="00BB6887"/>
    <w:rsid w:val="00BB6E96"/>
    <w:rsid w:val="00BD0177"/>
    <w:rsid w:val="00BD6E9C"/>
    <w:rsid w:val="00BE5750"/>
    <w:rsid w:val="00C17955"/>
    <w:rsid w:val="00C217D9"/>
    <w:rsid w:val="00C22790"/>
    <w:rsid w:val="00C26360"/>
    <w:rsid w:val="00C26D87"/>
    <w:rsid w:val="00C27F42"/>
    <w:rsid w:val="00C32CD2"/>
    <w:rsid w:val="00C36BA9"/>
    <w:rsid w:val="00C41446"/>
    <w:rsid w:val="00C41B0E"/>
    <w:rsid w:val="00C50889"/>
    <w:rsid w:val="00C52436"/>
    <w:rsid w:val="00C5571F"/>
    <w:rsid w:val="00C57FD8"/>
    <w:rsid w:val="00C7333E"/>
    <w:rsid w:val="00C81DEF"/>
    <w:rsid w:val="00C919F1"/>
    <w:rsid w:val="00CA0414"/>
    <w:rsid w:val="00CA7DE0"/>
    <w:rsid w:val="00CB06AB"/>
    <w:rsid w:val="00CC164C"/>
    <w:rsid w:val="00CC1818"/>
    <w:rsid w:val="00CC2D0E"/>
    <w:rsid w:val="00CC60CF"/>
    <w:rsid w:val="00CC73D8"/>
    <w:rsid w:val="00CD0DA6"/>
    <w:rsid w:val="00CD58FD"/>
    <w:rsid w:val="00CE5038"/>
    <w:rsid w:val="00CE69B1"/>
    <w:rsid w:val="00D00F9D"/>
    <w:rsid w:val="00D053FE"/>
    <w:rsid w:val="00D101F1"/>
    <w:rsid w:val="00D11791"/>
    <w:rsid w:val="00D165FE"/>
    <w:rsid w:val="00D177F6"/>
    <w:rsid w:val="00D2373D"/>
    <w:rsid w:val="00D24D50"/>
    <w:rsid w:val="00D25ADE"/>
    <w:rsid w:val="00D3151A"/>
    <w:rsid w:val="00D31F54"/>
    <w:rsid w:val="00D32C20"/>
    <w:rsid w:val="00D32C50"/>
    <w:rsid w:val="00D34913"/>
    <w:rsid w:val="00D420F0"/>
    <w:rsid w:val="00D46C23"/>
    <w:rsid w:val="00D47855"/>
    <w:rsid w:val="00D51BAA"/>
    <w:rsid w:val="00D53D7F"/>
    <w:rsid w:val="00D604C5"/>
    <w:rsid w:val="00D65512"/>
    <w:rsid w:val="00D662B7"/>
    <w:rsid w:val="00D75D77"/>
    <w:rsid w:val="00D81359"/>
    <w:rsid w:val="00D8227C"/>
    <w:rsid w:val="00D846D6"/>
    <w:rsid w:val="00D9698B"/>
    <w:rsid w:val="00DA18EE"/>
    <w:rsid w:val="00DA29BE"/>
    <w:rsid w:val="00DA599E"/>
    <w:rsid w:val="00DB1FA3"/>
    <w:rsid w:val="00DB2029"/>
    <w:rsid w:val="00DB7372"/>
    <w:rsid w:val="00DC6BE7"/>
    <w:rsid w:val="00DD0E5C"/>
    <w:rsid w:val="00DD7E29"/>
    <w:rsid w:val="00DE35EB"/>
    <w:rsid w:val="00DE490C"/>
    <w:rsid w:val="00DE4B00"/>
    <w:rsid w:val="00DE6CD1"/>
    <w:rsid w:val="00DE74B3"/>
    <w:rsid w:val="00DF08AB"/>
    <w:rsid w:val="00DF0F77"/>
    <w:rsid w:val="00DF1324"/>
    <w:rsid w:val="00DF62CB"/>
    <w:rsid w:val="00DF7A65"/>
    <w:rsid w:val="00E00285"/>
    <w:rsid w:val="00E01D4C"/>
    <w:rsid w:val="00E0781E"/>
    <w:rsid w:val="00E23344"/>
    <w:rsid w:val="00E2515F"/>
    <w:rsid w:val="00E257D1"/>
    <w:rsid w:val="00E27302"/>
    <w:rsid w:val="00E333A1"/>
    <w:rsid w:val="00E334FC"/>
    <w:rsid w:val="00E37741"/>
    <w:rsid w:val="00E40C41"/>
    <w:rsid w:val="00E41F28"/>
    <w:rsid w:val="00E422C4"/>
    <w:rsid w:val="00E43045"/>
    <w:rsid w:val="00E46BF6"/>
    <w:rsid w:val="00E57901"/>
    <w:rsid w:val="00E57D91"/>
    <w:rsid w:val="00E7033C"/>
    <w:rsid w:val="00E73B20"/>
    <w:rsid w:val="00E75317"/>
    <w:rsid w:val="00E876D3"/>
    <w:rsid w:val="00E90A5C"/>
    <w:rsid w:val="00E97B21"/>
    <w:rsid w:val="00EA2188"/>
    <w:rsid w:val="00EB3468"/>
    <w:rsid w:val="00EB5B07"/>
    <w:rsid w:val="00EB6B89"/>
    <w:rsid w:val="00EC24B9"/>
    <w:rsid w:val="00EC3D84"/>
    <w:rsid w:val="00EC7856"/>
    <w:rsid w:val="00ED27AF"/>
    <w:rsid w:val="00ED32A6"/>
    <w:rsid w:val="00ED4864"/>
    <w:rsid w:val="00ED5BFD"/>
    <w:rsid w:val="00ED5CC1"/>
    <w:rsid w:val="00ED6FB2"/>
    <w:rsid w:val="00ED73DF"/>
    <w:rsid w:val="00EE0EE7"/>
    <w:rsid w:val="00EF08F0"/>
    <w:rsid w:val="00F07D69"/>
    <w:rsid w:val="00F3449D"/>
    <w:rsid w:val="00F35C23"/>
    <w:rsid w:val="00F3788F"/>
    <w:rsid w:val="00F420DE"/>
    <w:rsid w:val="00F44962"/>
    <w:rsid w:val="00F4550F"/>
    <w:rsid w:val="00F57A5F"/>
    <w:rsid w:val="00F655A8"/>
    <w:rsid w:val="00F76DC2"/>
    <w:rsid w:val="00F77F45"/>
    <w:rsid w:val="00F8025B"/>
    <w:rsid w:val="00F80BE3"/>
    <w:rsid w:val="00F92B9D"/>
    <w:rsid w:val="00F97F5B"/>
    <w:rsid w:val="00FA5564"/>
    <w:rsid w:val="00FC2D03"/>
    <w:rsid w:val="00FC2E7D"/>
    <w:rsid w:val="00FC7CFF"/>
    <w:rsid w:val="00FD1BFA"/>
    <w:rsid w:val="00FD605F"/>
    <w:rsid w:val="00FE0B70"/>
    <w:rsid w:val="00FE2036"/>
    <w:rsid w:val="00FE6ACE"/>
    <w:rsid w:val="00FE6B5C"/>
    <w:rsid w:val="00FF3DA1"/>
    <w:rsid w:val="00FF4329"/>
    <w:rsid w:val="00FF5F06"/>
    <w:rsid w:val="00FF6B5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F25B2"/>
  <w15:chartTrackingRefBased/>
  <w15:docId w15:val="{524693C5-E1EB-4C5F-B074-289670F1A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C24"/>
    <w:pPr>
      <w:spacing w:after="0" w:line="240" w:lineRule="auto"/>
    </w:pPr>
    <w:rPr>
      <w:kern w:val="0"/>
      <w:sz w:val="24"/>
      <w:szCs w:val="24"/>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4C24"/>
    <w:pPr>
      <w:tabs>
        <w:tab w:val="center" w:pos="4419"/>
        <w:tab w:val="right" w:pos="8838"/>
      </w:tabs>
    </w:pPr>
  </w:style>
  <w:style w:type="character" w:customStyle="1" w:styleId="EncabezadoCar">
    <w:name w:val="Encabezado Car"/>
    <w:basedOn w:val="Fuentedeprrafopredeter"/>
    <w:link w:val="Encabezado"/>
    <w:uiPriority w:val="99"/>
    <w:rsid w:val="008C4C24"/>
    <w:rPr>
      <w:kern w:val="0"/>
      <w:sz w:val="24"/>
      <w:szCs w:val="24"/>
      <w14:ligatures w14:val="none"/>
    </w:rPr>
  </w:style>
  <w:style w:type="paragraph" w:styleId="Piedepgina">
    <w:name w:val="footer"/>
    <w:basedOn w:val="Normal"/>
    <w:link w:val="PiedepginaCar"/>
    <w:uiPriority w:val="99"/>
    <w:unhideWhenUsed/>
    <w:rsid w:val="008C4C24"/>
    <w:pPr>
      <w:tabs>
        <w:tab w:val="center" w:pos="4419"/>
        <w:tab w:val="right" w:pos="8838"/>
      </w:tabs>
    </w:pPr>
  </w:style>
  <w:style w:type="character" w:customStyle="1" w:styleId="PiedepginaCar">
    <w:name w:val="Pie de página Car"/>
    <w:basedOn w:val="Fuentedeprrafopredeter"/>
    <w:link w:val="Piedepgina"/>
    <w:uiPriority w:val="99"/>
    <w:rsid w:val="008C4C24"/>
    <w:rPr>
      <w:kern w:val="0"/>
      <w:sz w:val="24"/>
      <w:szCs w:val="24"/>
      <w14:ligatures w14:val="none"/>
    </w:rPr>
  </w:style>
  <w:style w:type="character" w:styleId="Nmerodepgina">
    <w:name w:val="page number"/>
    <w:basedOn w:val="Fuentedeprrafopredeter"/>
    <w:uiPriority w:val="99"/>
    <w:semiHidden/>
    <w:unhideWhenUsed/>
    <w:rsid w:val="008C4C24"/>
  </w:style>
  <w:style w:type="table" w:styleId="Tablaconcuadrcula">
    <w:name w:val="Table Grid"/>
    <w:basedOn w:val="Tablanormal"/>
    <w:uiPriority w:val="39"/>
    <w:rsid w:val="008C4C24"/>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6BF"/>
    <w:pPr>
      <w:autoSpaceDE w:val="0"/>
      <w:autoSpaceDN w:val="0"/>
      <w:adjustRightInd w:val="0"/>
      <w:spacing w:after="0" w:line="240" w:lineRule="auto"/>
    </w:pPr>
    <w:rPr>
      <w:rFonts w:ascii="Century Gothic" w:hAnsi="Century Gothic" w:cs="Century Gothic"/>
      <w:color w:val="000000"/>
      <w:kern w:val="0"/>
      <w:sz w:val="24"/>
      <w:szCs w:val="24"/>
    </w:rPr>
  </w:style>
  <w:style w:type="paragraph" w:styleId="Prrafodelista">
    <w:name w:val="List Paragraph"/>
    <w:basedOn w:val="Normal"/>
    <w:uiPriority w:val="34"/>
    <w:qFormat/>
    <w:rsid w:val="005F3E42"/>
    <w:pPr>
      <w:ind w:left="720"/>
      <w:contextualSpacing/>
    </w:pPr>
  </w:style>
  <w:style w:type="character" w:styleId="Textodelmarcadordeposicin">
    <w:name w:val="Placeholder Text"/>
    <w:basedOn w:val="Fuentedeprrafopredeter"/>
    <w:uiPriority w:val="99"/>
    <w:semiHidden/>
    <w:rsid w:val="00A258A3"/>
    <w:rPr>
      <w:color w:val="808080"/>
    </w:rPr>
  </w:style>
  <w:style w:type="paragraph" w:styleId="Revisin">
    <w:name w:val="Revision"/>
    <w:hidden/>
    <w:uiPriority w:val="99"/>
    <w:semiHidden/>
    <w:rsid w:val="00C26D87"/>
    <w:pPr>
      <w:spacing w:after="0" w:line="240" w:lineRule="auto"/>
    </w:pPr>
    <w:rPr>
      <w:kern w:val="0"/>
      <w:sz w:val="24"/>
      <w:szCs w:val="24"/>
      <w14:ligatures w14:val="none"/>
    </w:rPr>
  </w:style>
  <w:style w:type="paragraph" w:styleId="Textodeglobo">
    <w:name w:val="Balloon Text"/>
    <w:basedOn w:val="Normal"/>
    <w:link w:val="TextodegloboCar"/>
    <w:uiPriority w:val="99"/>
    <w:semiHidden/>
    <w:unhideWhenUsed/>
    <w:rsid w:val="00192F9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2F9A"/>
    <w:rPr>
      <w:rFonts w:ascii="Segoe UI" w:hAnsi="Segoe UI" w:cs="Segoe UI"/>
      <w:kern w:val="0"/>
      <w:sz w:val="18"/>
      <w:szCs w:val="18"/>
      <w14:ligatures w14:val="none"/>
    </w:rPr>
  </w:style>
  <w:style w:type="character" w:styleId="Refdecomentario">
    <w:name w:val="annotation reference"/>
    <w:basedOn w:val="Fuentedeprrafopredeter"/>
    <w:uiPriority w:val="99"/>
    <w:semiHidden/>
    <w:unhideWhenUsed/>
    <w:rsid w:val="003D4EF3"/>
    <w:rPr>
      <w:sz w:val="16"/>
      <w:szCs w:val="16"/>
    </w:rPr>
  </w:style>
  <w:style w:type="paragraph" w:styleId="Textocomentario">
    <w:name w:val="annotation text"/>
    <w:basedOn w:val="Normal"/>
    <w:link w:val="TextocomentarioCar"/>
    <w:uiPriority w:val="99"/>
    <w:semiHidden/>
    <w:unhideWhenUsed/>
    <w:rsid w:val="003D4EF3"/>
    <w:rPr>
      <w:sz w:val="20"/>
      <w:szCs w:val="20"/>
    </w:rPr>
  </w:style>
  <w:style w:type="character" w:customStyle="1" w:styleId="TextocomentarioCar">
    <w:name w:val="Texto comentario Car"/>
    <w:basedOn w:val="Fuentedeprrafopredeter"/>
    <w:link w:val="Textocomentario"/>
    <w:uiPriority w:val="99"/>
    <w:semiHidden/>
    <w:rsid w:val="003D4EF3"/>
    <w:rPr>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3D4EF3"/>
    <w:rPr>
      <w:b/>
      <w:bCs/>
    </w:rPr>
  </w:style>
  <w:style w:type="character" w:customStyle="1" w:styleId="AsuntodelcomentarioCar">
    <w:name w:val="Asunto del comentario Car"/>
    <w:basedOn w:val="TextocomentarioCar"/>
    <w:link w:val="Asuntodelcomentario"/>
    <w:uiPriority w:val="99"/>
    <w:semiHidden/>
    <w:rsid w:val="003D4EF3"/>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05614">
      <w:bodyDiv w:val="1"/>
      <w:marLeft w:val="0"/>
      <w:marRight w:val="0"/>
      <w:marTop w:val="0"/>
      <w:marBottom w:val="0"/>
      <w:divBdr>
        <w:top w:val="none" w:sz="0" w:space="0" w:color="auto"/>
        <w:left w:val="none" w:sz="0" w:space="0" w:color="auto"/>
        <w:bottom w:val="none" w:sz="0" w:space="0" w:color="auto"/>
        <w:right w:val="none" w:sz="0" w:space="0" w:color="auto"/>
      </w:divBdr>
    </w:div>
    <w:div w:id="315842591">
      <w:bodyDiv w:val="1"/>
      <w:marLeft w:val="0"/>
      <w:marRight w:val="0"/>
      <w:marTop w:val="0"/>
      <w:marBottom w:val="0"/>
      <w:divBdr>
        <w:top w:val="none" w:sz="0" w:space="0" w:color="auto"/>
        <w:left w:val="none" w:sz="0" w:space="0" w:color="auto"/>
        <w:bottom w:val="none" w:sz="0" w:space="0" w:color="auto"/>
        <w:right w:val="none" w:sz="0" w:space="0" w:color="auto"/>
      </w:divBdr>
    </w:div>
    <w:div w:id="59952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AEC64-A242-4EC1-8F96-8B61AC850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10</Pages>
  <Words>2702</Words>
  <Characters>14861</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INEC Omar Llambo</cp:lastModifiedBy>
  <cp:revision>7</cp:revision>
  <dcterms:created xsi:type="dcterms:W3CDTF">2023-12-27T17:44:00Z</dcterms:created>
  <dcterms:modified xsi:type="dcterms:W3CDTF">2023-12-27T19:06:00Z</dcterms:modified>
</cp:coreProperties>
</file>